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45B0C">
      <w:pPr>
        <w:widowControl/>
        <w:ind w:firstLine="0" w:firstLineChars="0"/>
        <w:jc w:val="center"/>
        <w:rPr>
          <w:rFonts w:hint="eastAsia" w:ascii="微软雅黑" w:hAnsi="微软雅黑"/>
          <w:b/>
          <w:bCs/>
          <w:szCs w:val="21"/>
        </w:rPr>
      </w:pPr>
      <w:bookmarkStart w:id="0" w:name="_Hlk2802109"/>
      <w:bookmarkEnd w:id="0"/>
      <w:r>
        <w:rPr>
          <w:rFonts w:hint="eastAsia" w:ascii="微软雅黑" w:hAnsi="微软雅黑"/>
          <w:b/>
          <w:bCs/>
          <w:szCs w:val="21"/>
        </w:rPr>
        <w:t>目录</w:t>
      </w:r>
    </w:p>
    <w:sdt>
      <w:sdtPr>
        <w:rPr>
          <w:rFonts w:ascii="微软雅黑" w:hAnsi="微软雅黑"/>
          <w:szCs w:val="21"/>
          <w:lang w:val="zh-CN"/>
        </w:rPr>
        <w:id w:val="916143169"/>
        <w:docPartObj>
          <w:docPartGallery w:val="Table of Contents"/>
          <w:docPartUnique/>
        </w:docPartObj>
      </w:sdtPr>
      <w:sdtEndPr>
        <w:rPr>
          <w:rFonts w:ascii="微软雅黑" w:hAnsi="微软雅黑"/>
          <w:b/>
          <w:bCs/>
          <w:szCs w:val="21"/>
          <w:lang w:val="zh-CN"/>
        </w:rPr>
      </w:sdtEndPr>
      <w:sdtContent>
        <w:p w14:paraId="64BC26C5">
          <w:pPr>
            <w:pStyle w:val="21"/>
            <w:tabs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rPr>
              <w:rFonts w:ascii="微软雅黑" w:hAnsi="微软雅黑"/>
              <w:szCs w:val="21"/>
            </w:rPr>
            <w:fldChar w:fldCharType="begin"/>
          </w:r>
          <w:r>
            <w:rPr>
              <w:rFonts w:ascii="微软雅黑" w:hAnsi="微软雅黑"/>
              <w:szCs w:val="21"/>
            </w:rPr>
            <w:instrText xml:space="preserve"> TOC \o "1-3" \h \z \u </w:instrText>
          </w:r>
          <w:r>
            <w:rPr>
              <w:rFonts w:ascii="微软雅黑" w:hAnsi="微软雅黑"/>
              <w:szCs w:val="21"/>
            </w:rPr>
            <w:fldChar w:fldCharType="separate"/>
          </w:r>
          <w:r>
            <w:fldChar w:fldCharType="begin"/>
          </w:r>
          <w:r>
            <w:instrText xml:space="preserve"> HYPERLINK \l "_Toc223013500" </w:instrText>
          </w:r>
          <w:r>
            <w:fldChar w:fldCharType="separate"/>
          </w:r>
          <w:r>
            <w:rPr>
              <w:rStyle w:val="35"/>
              <w:rFonts w:hint="eastAsia" w:ascii="微软雅黑" w:hAnsi="微软雅黑"/>
            </w:rPr>
            <w:t>方案目的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283B0B">
          <w:pPr>
            <w:pStyle w:val="21"/>
            <w:tabs>
              <w:tab w:val="left" w:pos="84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"_Toc223013501" </w:instrText>
          </w:r>
          <w:r>
            <w:fldChar w:fldCharType="separate"/>
          </w:r>
          <w:r>
            <w:rPr>
              <w:rStyle w:val="35"/>
              <w:rFonts w:hint="eastAsia" w:eastAsia="华文中宋"/>
            </w:rPr>
            <w:t>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组织架构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6DE8EB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"_Toc223013502" </w:instrText>
          </w:r>
          <w:r>
            <w:fldChar w:fldCharType="separate"/>
          </w:r>
          <w:r>
            <w:rPr>
              <w:rStyle w:val="35"/>
              <w:rFonts w:hint="eastAsia" w:ascii="微软雅黑" w:hAnsi="微软雅黑" w:cs="微软雅黑"/>
            </w:rPr>
            <w:t>1.1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 w:ascii="微软雅黑" w:hAnsi="微软雅黑" w:cs="微软雅黑"/>
            </w:rPr>
            <w:t>用户授权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8D43A1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"_Toc223013503" </w:instrText>
          </w:r>
          <w:r>
            <w:fldChar w:fldCharType="separate"/>
          </w:r>
          <w:r>
            <w:rPr>
              <w:rStyle w:val="35"/>
              <w:rFonts w:hint="eastAsia" w:ascii="微软雅黑" w:hAnsi="微软雅黑" w:cs="微软雅黑"/>
            </w:rPr>
            <w:t>1.2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 w:ascii="微软雅黑" w:hAnsi="微软雅黑" w:cs="微软雅黑"/>
            </w:rPr>
            <w:t>系统接口授权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68638A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"_Toc223013504" </w:instrText>
          </w:r>
          <w:r>
            <w:fldChar w:fldCharType="separate"/>
          </w:r>
          <w:r>
            <w:rPr>
              <w:rStyle w:val="35"/>
              <w:rFonts w:hint="eastAsia" w:ascii="微软雅黑" w:hAnsi="微软雅黑" w:cs="微软雅黑"/>
            </w:rPr>
            <w:t>1.3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 w:ascii="微软雅黑" w:hAnsi="微软雅黑" w:cs="微软雅黑"/>
            </w:rPr>
            <w:t>系统接口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BF55C3">
          <w:pPr>
            <w:pStyle w:val="21"/>
            <w:tabs>
              <w:tab w:val="left" w:pos="84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"_Toc223013505" </w:instrText>
          </w:r>
          <w:r>
            <w:fldChar w:fldCharType="separate"/>
          </w:r>
          <w:r>
            <w:rPr>
              <w:rStyle w:val="35"/>
              <w:rFonts w:hint="eastAsia" w:ascii="微软雅黑" w:hAnsi="微软雅黑" w:eastAsia="华文中宋"/>
            </w:rPr>
            <w:t>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 w:ascii="微软雅黑" w:hAnsi="微软雅黑"/>
            </w:rPr>
            <w:t>新增&amp;优化模块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49EF42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"_Toc223013506"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检测数据管理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56C9384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"_Toc223013507"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2.1.1.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质量版本分配方案维护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63EEF1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"_Toc223013508"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2.1.2.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方法管理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D27209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"_Toc223013509"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2.1.3.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COA报告模板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6D9EFB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"_Toc223013510"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2.1.4.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消息组配置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78E99C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"_Toc223013511"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2.1.5.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ECOA管理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A6EB20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"_Toc223013512"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样品管理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970238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"_Toc223013513"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小样瓶管理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C3CDEC8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"_Toc223013514"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送样箱管理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63B8098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"_Toc223013515"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2.2.3.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小样检测流程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C0EF4E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"_Toc223013516"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2.2.4.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小样管理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BA963FF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"_Toc223013517"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2.2.5.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发货单据关联小样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C6DED3F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"_Toc223013518"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2.2.6.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每周/月/年统计样品数量、样品瓶形成使用履历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0339242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"_Toc223013519"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2.3.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ICP-MS-QC/加标回收率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7EB7EE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"_Toc223013520"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2.4.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ICP-MS-核查样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630A04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"_Toc223013521"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2.5.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ICP-MS-标准曲线/调谐记录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840C4E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"_Toc223013522"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2.6.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样品追溯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D8BF6F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"_Toc223013523"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2.7.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溶液管理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3500E1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"_Toc223013524"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2.8.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库存管理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6FA5CF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"_Toc223013525"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2.9.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设备管理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38C986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"_Toc223013526"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2.9.1.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设备校准统计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497CC8E">
          <w:pPr>
            <w:pStyle w:val="14"/>
            <w:tabs>
              <w:tab w:val="left" w:pos="210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"_Toc223013527"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2.9.2.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设备运行记录-动态功能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8F4A3C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"_Toc223013528"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2.10.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MSA管理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1FDA28">
          <w:pPr>
            <w:pStyle w:val="25"/>
            <w:tabs>
              <w:tab w:val="left" w:pos="168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"_Toc223013529" </w:instrText>
          </w:r>
          <w:r>
            <w:fldChar w:fldCharType="separate"/>
          </w:r>
          <w:r>
            <w:rPr>
              <w:rStyle w:val="35"/>
              <w:rFonts w:hint="eastAsia"/>
              <w:lang w:bidi="zh-CN"/>
            </w:rPr>
            <w:t>2.11.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统计报表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00FBC2">
          <w:pPr>
            <w:pStyle w:val="14"/>
            <w:tabs>
              <w:tab w:val="left" w:pos="252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"_Toc223013530"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2.11.1.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产品产量统计表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C72968">
          <w:pPr>
            <w:pStyle w:val="14"/>
            <w:tabs>
              <w:tab w:val="left" w:pos="2520"/>
              <w:tab w:val="right" w:leader="dot" w:pos="10400"/>
            </w:tabs>
            <w:ind w:firstLine="420"/>
            <w:rPr>
              <w:rFonts w:hint="eastAsia" w:eastAsiaTheme="minorEastAsia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"_Toc223013531" </w:instrText>
          </w:r>
          <w:r>
            <w:fldChar w:fldCharType="separate"/>
          </w:r>
          <w:r>
            <w:rPr>
              <w:rStyle w:val="35"/>
              <w:rFonts w:hint="eastAsia"/>
              <w14:scene3d w14:prst="orthographicFront">
                <w14:lightRig w14:rig="threePt" w14:dir="t">
                  <w14:rot w14:lat="0" w14:lon="0" w14:rev="0"/>
                </w14:lightRig>
              </w14:scene3d>
            </w:rPr>
            <w:t>2.11.2.</w:t>
          </w:r>
          <w:r>
            <w:rPr>
              <w:rFonts w:hint="eastAsia" w:eastAsiaTheme="minorEastAsia"/>
              <w:sz w:val="22"/>
              <w:szCs w:val="24"/>
              <w14:ligatures w14:val="standardContextual"/>
            </w:rPr>
            <w:tab/>
          </w:r>
          <w:r>
            <w:rPr>
              <w:rStyle w:val="35"/>
              <w:rFonts w:hint="eastAsia"/>
            </w:rPr>
            <w:t>原料入厂统计表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_Toc223013531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A9F357">
          <w:pPr>
            <w:ind w:firstLine="420"/>
            <w:rPr>
              <w:rFonts w:hint="eastAsia" w:ascii="微软雅黑" w:hAnsi="微软雅黑"/>
              <w:bCs/>
              <w:szCs w:val="21"/>
              <w:lang w:val="zh-CN"/>
            </w:rPr>
          </w:pPr>
          <w:r>
            <w:rPr>
              <w:rFonts w:ascii="微软雅黑" w:hAnsi="微软雅黑"/>
              <w:bCs/>
              <w:szCs w:val="21"/>
              <w:lang w:val="zh-CN"/>
            </w:rPr>
            <w:fldChar w:fldCharType="end"/>
          </w:r>
        </w:p>
      </w:sdtContent>
    </w:sdt>
    <w:p w14:paraId="27E91CCF">
      <w:pPr>
        <w:pStyle w:val="2"/>
        <w:numPr>
          <w:ilvl w:val="0"/>
          <w:numId w:val="0"/>
        </w:numPr>
        <w:spacing w:before="340" w:after="330" w:line="578" w:lineRule="auto"/>
        <w:ind w:left="502"/>
        <w:rPr>
          <w:rFonts w:hint="eastAsia" w:ascii="微软雅黑" w:hAnsi="微软雅黑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850" w:h="16783"/>
          <w:pgMar w:top="997" w:right="720" w:bottom="720" w:left="720" w:header="57" w:footer="357" w:gutter="0"/>
          <w:pgNumType w:start="1"/>
          <w:cols w:space="425" w:num="1"/>
          <w:docGrid w:type="lines" w:linePitch="312" w:charSpace="0"/>
        </w:sectPr>
      </w:pPr>
      <w:bookmarkStart w:id="1" w:name="_Toc514366889"/>
      <w:bookmarkEnd w:id="1"/>
      <w:bookmarkStart w:id="2" w:name="_Toc66543633"/>
    </w:p>
    <w:p w14:paraId="350300A0">
      <w:pPr>
        <w:pStyle w:val="2"/>
        <w:numPr>
          <w:ilvl w:val="0"/>
          <w:numId w:val="0"/>
        </w:numPr>
        <w:spacing w:before="340" w:after="330" w:line="578" w:lineRule="auto"/>
        <w:ind w:left="502"/>
        <w:rPr>
          <w:rFonts w:hint="eastAsia" w:ascii="微软雅黑" w:hAnsi="微软雅黑"/>
        </w:rPr>
      </w:pPr>
      <w:bookmarkStart w:id="3" w:name="_Toc223013500"/>
      <w:r>
        <w:rPr>
          <w:rFonts w:hint="eastAsia" w:ascii="微软雅黑" w:hAnsi="微软雅黑"/>
        </w:rPr>
        <w:t>方案目的</w:t>
      </w:r>
      <w:bookmarkEnd w:id="2"/>
      <w:bookmarkEnd w:id="3"/>
    </w:p>
    <w:p w14:paraId="5E2C6792">
      <w:pPr>
        <w:spacing w:before="100" w:beforeAutospacing="1" w:after="100" w:afterAutospacing="1"/>
        <w:ind w:firstLine="420"/>
        <w:rPr>
          <w:rFonts w:hint="eastAsia" w:ascii="微软雅黑" w:hAnsi="微软雅黑" w:cs="宋体"/>
          <w:color w:val="000000"/>
          <w:szCs w:val="21"/>
          <w:lang w:val="zh-CN"/>
        </w:rPr>
      </w:pPr>
      <w:r>
        <w:rPr>
          <w:rFonts w:hint="eastAsia" w:ascii="微软雅黑" w:hAnsi="微软雅黑" w:cs="仿宋"/>
          <w:color w:val="000000"/>
          <w:szCs w:val="21"/>
          <w:lang w:val="zh-CN"/>
        </w:rPr>
        <w:t>本方案对</w:t>
      </w:r>
      <w:r>
        <w:rPr>
          <w:rFonts w:ascii="微软雅黑" w:hAnsi="微软雅黑" w:cs="仿宋"/>
          <w:color w:val="000000"/>
          <w:szCs w:val="21"/>
          <w:lang w:val="zh-CN"/>
        </w:rPr>
        <w:t>LIMS</w:t>
      </w:r>
      <w:r>
        <w:rPr>
          <w:rFonts w:hint="eastAsia" w:ascii="微软雅黑" w:hAnsi="微软雅黑" w:cs="仿宋"/>
          <w:color w:val="000000"/>
          <w:szCs w:val="21"/>
          <w:lang w:val="zh-CN"/>
        </w:rPr>
        <w:t>系统做了全面细致的用户需求分析，明确了</w:t>
      </w:r>
      <w:r>
        <w:rPr>
          <w:rFonts w:ascii="微软雅黑" w:hAnsi="微软雅黑" w:cs="仿宋"/>
          <w:color w:val="000000"/>
          <w:szCs w:val="21"/>
          <w:lang w:val="zh-CN"/>
        </w:rPr>
        <w:t>LIMS</w:t>
      </w:r>
      <w:r>
        <w:rPr>
          <w:rFonts w:hint="eastAsia" w:ascii="微软雅黑" w:hAnsi="微软雅黑" w:cs="仿宋"/>
          <w:color w:val="000000"/>
          <w:szCs w:val="21"/>
          <w:lang w:val="zh-CN"/>
        </w:rPr>
        <w:t>系统应具有的功能，使软件开发人员能清楚地了解用户的需求，并在此基础上完成后续设计、开发与测试工作，以下功能模块中截图部分(以下称原型图</w:t>
      </w:r>
      <w:r>
        <w:rPr>
          <w:rFonts w:ascii="微软雅黑" w:hAnsi="微软雅黑" w:cs="仿宋"/>
          <w:color w:val="000000"/>
          <w:szCs w:val="21"/>
          <w:lang w:val="zh-CN"/>
        </w:rPr>
        <w:t>)</w:t>
      </w:r>
      <w:r>
        <w:rPr>
          <w:rFonts w:hint="eastAsia" w:ascii="微软雅黑" w:hAnsi="微软雅黑" w:cs="仿宋"/>
          <w:color w:val="000000"/>
          <w:szCs w:val="21"/>
          <w:lang w:val="zh-CN"/>
        </w:rPr>
        <w:t>只供参考，最终以交付产品为主(原型图有指导意义)，</w:t>
      </w:r>
    </w:p>
    <w:p w14:paraId="688E3144">
      <w:pPr>
        <w:pStyle w:val="2"/>
        <w:rPr>
          <w:rFonts w:hint="eastAsia"/>
        </w:rPr>
      </w:pPr>
      <w:bookmarkStart w:id="4" w:name="_Toc223013501"/>
      <w:bookmarkStart w:id="5" w:name="_Toc514366901"/>
      <w:bookmarkStart w:id="6" w:name="_Toc514367000"/>
      <w:r>
        <w:rPr>
          <w:rFonts w:hint="eastAsia"/>
        </w:rPr>
        <w:t>组织架构</w:t>
      </w:r>
      <w:bookmarkEnd w:id="4"/>
    </w:p>
    <w:p w14:paraId="284E5FD1">
      <w:pPr>
        <w:pStyle w:val="15"/>
        <w:ind w:firstLine="468" w:firstLineChars="200"/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</w:pPr>
      <w:r>
        <w:rPr>
          <w:rFonts w:ascii="微软雅黑" w:hAnsi="微软雅黑" w:eastAsia="微软雅黑" w:cs="微软雅黑"/>
          <w:color w:val="000000"/>
          <w:spacing w:val="12"/>
          <w:sz w:val="21"/>
          <w:szCs w:val="21"/>
        </w:rPr>
        <w:t>组织架构</w:t>
      </w: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:以公司为集团主分支，各厂区或子公司为组织部门；</w:t>
      </w:r>
      <w:r>
        <w:rPr>
          <w:rFonts w:ascii="微软雅黑" w:hAnsi="微软雅黑" w:eastAsia="微软雅黑" w:cs="微软雅黑"/>
          <w:color w:val="000000"/>
          <w:spacing w:val="12"/>
          <w:sz w:val="21"/>
          <w:szCs w:val="21"/>
        </w:rPr>
        <w:t>即在系统范围内共享</w:t>
      </w: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集团</w:t>
      </w:r>
      <w:r>
        <w:rPr>
          <w:rFonts w:ascii="微软雅黑" w:hAnsi="微软雅黑" w:eastAsia="微软雅黑" w:cs="微软雅黑"/>
          <w:color w:val="000000"/>
          <w:spacing w:val="12"/>
          <w:sz w:val="21"/>
          <w:szCs w:val="21"/>
        </w:rPr>
        <w:t>主数据</w:t>
      </w: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（包括不限：检测项目、物料、原料、成品规格书、检测流程等主数据，过程规格书按厂区维护）</w:t>
      </w:r>
      <w:r>
        <w:rPr>
          <w:rFonts w:ascii="微软雅黑" w:hAnsi="微软雅黑" w:eastAsia="微软雅黑" w:cs="微软雅黑"/>
          <w:color w:val="000000"/>
          <w:spacing w:val="12"/>
          <w:sz w:val="21"/>
          <w:szCs w:val="21"/>
        </w:rPr>
        <w:t>，单独维护</w:t>
      </w: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各厂区或子公司非共享数据（包括不限：各环节办理人、设备清单、留样库、仓库等私有数据）</w:t>
      </w:r>
      <w:r>
        <w:rPr>
          <w:rFonts w:ascii="微软雅黑" w:hAnsi="微软雅黑" w:eastAsia="微软雅黑" w:cs="微软雅黑"/>
          <w:color w:val="000000"/>
          <w:spacing w:val="12"/>
          <w:sz w:val="21"/>
          <w:szCs w:val="21"/>
        </w:rPr>
        <w:t>。</w:t>
      </w:r>
    </w:p>
    <w:p w14:paraId="61BEA27A">
      <w:pPr>
        <w:pStyle w:val="15"/>
        <w:ind w:firstLine="468" w:firstLineChars="200"/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LIMS系统内组织部门及人员信息，来源于上游系统推送，LIMS进行临时表存储；</w:t>
      </w:r>
    </w:p>
    <w:p w14:paraId="696C0795">
      <w:pPr>
        <w:pStyle w:val="15"/>
        <w:ind w:firstLine="468" w:firstLineChars="200"/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人员帐号授权走完OA流程后，由LIMS管理员进行人员选择维护及权限分配；</w:t>
      </w:r>
    </w:p>
    <w:p w14:paraId="706BDECE">
      <w:pPr>
        <w:pStyle w:val="15"/>
        <w:ind w:firstLine="468" w:firstLineChars="200"/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pacing w:val="12"/>
          <w:sz w:val="21"/>
          <w:szCs w:val="21"/>
        </w:rPr>
        <w:t>当人员状态或部门变化时，推送LIMS信息，LIMS系统校验临时表中组织部门中部门信息是否变化，如变化则清空该帐号的权限角色，由管理员进行重新分配维护；如离职时帐号禁用。</w:t>
      </w:r>
    </w:p>
    <w:p w14:paraId="754F7274">
      <w:pPr>
        <w:pStyle w:val="3"/>
        <w:numPr>
          <w:ilvl w:val="1"/>
          <w:numId w:val="2"/>
        </w:numPr>
        <w:tabs>
          <w:tab w:val="left" w:pos="240"/>
        </w:tabs>
        <w:ind w:left="858" w:hanging="575"/>
        <w:rPr>
          <w:rFonts w:hint="eastAsia" w:ascii="微软雅黑" w:hAnsi="微软雅黑" w:cs="微软雅黑"/>
          <w:szCs w:val="28"/>
        </w:rPr>
      </w:pPr>
      <w:bookmarkStart w:id="7" w:name="_Toc169247095"/>
      <w:bookmarkStart w:id="8" w:name="_Toc223013502"/>
      <w:r>
        <w:rPr>
          <w:rFonts w:hint="eastAsia" w:ascii="微软雅黑" w:hAnsi="微软雅黑" w:cs="微软雅黑"/>
          <w:szCs w:val="28"/>
        </w:rPr>
        <w:t>用户授权</w:t>
      </w:r>
      <w:bookmarkEnd w:id="7"/>
      <w:bookmarkEnd w:id="8"/>
    </w:p>
    <w:p w14:paraId="03E6C275">
      <w:pPr>
        <w:ind w:left="420" w:firstLine="468"/>
        <w:rPr>
          <w:rFonts w:hint="eastAsia" w:ascii="微软雅黑" w:hAnsi="微软雅黑" w:cs="微软雅黑"/>
          <w:color w:val="000000"/>
          <w:spacing w:val="12"/>
          <w:szCs w:val="21"/>
        </w:rPr>
      </w:pPr>
      <w:r>
        <w:rPr>
          <w:rFonts w:hint="eastAsia" w:ascii="微软雅黑" w:hAnsi="微软雅黑" w:cs="微软雅黑"/>
          <w:color w:val="000000"/>
          <w:spacing w:val="12"/>
          <w:szCs w:val="21"/>
        </w:rPr>
        <w:t>按集团、厂区/子公司建立各自组织部门及人员帐号信息并单独建立角色授权。同一人仅在一个组织部门内，如需要查询多集团数据，通过数据权限控制。但同一个帐号不可操作各厂区业务流程数据。</w:t>
      </w:r>
    </w:p>
    <w:p w14:paraId="46BEAEC9">
      <w:pPr>
        <w:pStyle w:val="3"/>
        <w:numPr>
          <w:ilvl w:val="1"/>
          <w:numId w:val="2"/>
        </w:numPr>
        <w:tabs>
          <w:tab w:val="left" w:pos="240"/>
        </w:tabs>
        <w:ind w:left="858" w:hanging="575"/>
        <w:rPr>
          <w:rFonts w:hint="eastAsia" w:ascii="微软雅黑" w:hAnsi="微软雅黑" w:cs="微软雅黑"/>
          <w:szCs w:val="28"/>
        </w:rPr>
      </w:pPr>
      <w:bookmarkStart w:id="9" w:name="_Toc223013503"/>
      <w:r>
        <w:rPr>
          <w:rFonts w:hint="eastAsia" w:ascii="微软雅黑" w:hAnsi="微软雅黑" w:cs="微软雅黑"/>
          <w:szCs w:val="28"/>
        </w:rPr>
        <w:t>系统接口授权</w:t>
      </w:r>
      <w:bookmarkEnd w:id="9"/>
    </w:p>
    <w:p w14:paraId="1C443C46">
      <w:pPr>
        <w:ind w:firstLine="468"/>
        <w:rPr>
          <w:rFonts w:hint="eastAsia"/>
        </w:rPr>
      </w:pPr>
      <w:r>
        <w:rPr>
          <w:rFonts w:hint="eastAsia" w:ascii="微软雅黑" w:hAnsi="微软雅黑" w:cs="微软雅黑"/>
          <w:color w:val="000000"/>
          <w:spacing w:val="12"/>
          <w:szCs w:val="21"/>
        </w:rPr>
        <w:t>按集团、厂区/子公司进行业务数据拆分后，各系统在给LIMS推送数据时，需要带厂区标识，以便数据流转正确。包括：原料、成品业务流程。</w:t>
      </w:r>
    </w:p>
    <w:p w14:paraId="00C90873">
      <w:pPr>
        <w:pStyle w:val="3"/>
        <w:numPr>
          <w:ilvl w:val="1"/>
          <w:numId w:val="2"/>
        </w:numPr>
        <w:tabs>
          <w:tab w:val="left" w:pos="240"/>
        </w:tabs>
        <w:ind w:left="858" w:hanging="575"/>
        <w:rPr>
          <w:rFonts w:hint="eastAsia" w:ascii="微软雅黑" w:hAnsi="微软雅黑" w:cs="微软雅黑"/>
          <w:szCs w:val="28"/>
        </w:rPr>
      </w:pPr>
      <w:bookmarkStart w:id="10" w:name="_Toc223013504"/>
      <w:r>
        <w:rPr>
          <w:rFonts w:hint="eastAsia" w:ascii="微软雅黑" w:hAnsi="微软雅黑" w:cs="微软雅黑"/>
          <w:szCs w:val="28"/>
        </w:rPr>
        <w:t>系统接口</w:t>
      </w:r>
      <w:bookmarkEnd w:id="10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8231"/>
      </w:tblGrid>
      <w:tr w14:paraId="2ECF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860" w:type="dxa"/>
            <w:shd w:val="clear" w:color="auto" w:fill="5B9BD5" w:themeFill="accent5"/>
            <w:noWrap/>
          </w:tcPr>
          <w:p w14:paraId="3B55CE0A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功能项</w:t>
            </w:r>
          </w:p>
        </w:tc>
        <w:tc>
          <w:tcPr>
            <w:tcW w:w="9940" w:type="dxa"/>
            <w:shd w:val="clear" w:color="auto" w:fill="5B9BD5" w:themeFill="accent5"/>
            <w:noWrap/>
          </w:tcPr>
          <w:p w14:paraId="65CE1A31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功能描述及实现效果</w:t>
            </w:r>
          </w:p>
        </w:tc>
      </w:tr>
      <w:tr w14:paraId="548F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2860" w:type="dxa"/>
            <w:vMerge w:val="restart"/>
            <w:noWrap/>
            <w:vAlign w:val="center"/>
          </w:tcPr>
          <w:p w14:paraId="71A57B24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LIMS-OA</w:t>
            </w:r>
          </w:p>
        </w:tc>
        <w:tc>
          <w:tcPr>
            <w:tcW w:w="9940" w:type="dxa"/>
          </w:tcPr>
          <w:p w14:paraId="747200A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产品发货：LIMS上检测完成，发货环节出报告后，有不合格需要走让步，从LIMS上反馈给对应工艺员，工艺员的OA上自动发起让步放行流程</w:t>
            </w:r>
          </w:p>
        </w:tc>
      </w:tr>
      <w:tr w14:paraId="2D962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860" w:type="dxa"/>
            <w:vMerge w:val="continue"/>
            <w:vAlign w:val="center"/>
          </w:tcPr>
          <w:p w14:paraId="2A0A2200">
            <w:pPr>
              <w:ind w:firstLine="420" w:firstLineChars="0"/>
              <w:jc w:val="center"/>
              <w:rPr>
                <w:rFonts w:hint="eastAsia"/>
              </w:rPr>
            </w:pPr>
          </w:p>
        </w:tc>
        <w:tc>
          <w:tcPr>
            <w:tcW w:w="9940" w:type="dxa"/>
          </w:tcPr>
          <w:p w14:paraId="61C715A4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原料进厂：LIMS上检测完成出报告后，从LIMS上反馈给对应采购部业务员，工艺员的OA上自动发起让步接收流程</w:t>
            </w:r>
          </w:p>
        </w:tc>
      </w:tr>
      <w:tr w14:paraId="38FE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60" w:type="dxa"/>
            <w:noWrap/>
            <w:vAlign w:val="center"/>
          </w:tcPr>
          <w:p w14:paraId="741249BE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LIMS-企业邮箱</w:t>
            </w:r>
          </w:p>
        </w:tc>
        <w:tc>
          <w:tcPr>
            <w:tcW w:w="9940" w:type="dxa"/>
          </w:tcPr>
          <w:p w14:paraId="7CA3F515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通过企业邮箱发送检验结果，设备校准，MSA管理，备件库存等预警功能使用</w:t>
            </w:r>
          </w:p>
        </w:tc>
      </w:tr>
      <w:tr w14:paraId="7AAC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60" w:type="dxa"/>
            <w:vMerge w:val="restart"/>
            <w:noWrap/>
            <w:vAlign w:val="center"/>
          </w:tcPr>
          <w:p w14:paraId="070263B4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LIMS-SPC</w:t>
            </w:r>
          </w:p>
        </w:tc>
        <w:tc>
          <w:tcPr>
            <w:tcW w:w="9940" w:type="dxa"/>
          </w:tcPr>
          <w:p w14:paraId="01B793C3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接口1：将LIMS中检测完成的数据，通过接口传递到SPC系统；</w:t>
            </w:r>
          </w:p>
        </w:tc>
      </w:tr>
      <w:tr w14:paraId="174FE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60" w:type="dxa"/>
            <w:vMerge w:val="continue"/>
          </w:tcPr>
          <w:p w14:paraId="3E7E2DB0">
            <w:pPr>
              <w:ind w:firstLine="420" w:firstLineChars="0"/>
              <w:rPr>
                <w:rFonts w:hint="eastAsia"/>
              </w:rPr>
            </w:pPr>
          </w:p>
        </w:tc>
        <w:tc>
          <w:tcPr>
            <w:tcW w:w="9940" w:type="dxa"/>
          </w:tcPr>
          <w:p w14:paraId="09AB9A6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接口2：将LIMS中规格书信息，发送到SPC系统；</w:t>
            </w:r>
          </w:p>
        </w:tc>
      </w:tr>
      <w:tr w14:paraId="15EB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860" w:type="dxa"/>
            <w:vMerge w:val="continue"/>
          </w:tcPr>
          <w:p w14:paraId="6E6EE6F7">
            <w:pPr>
              <w:ind w:firstLine="420" w:firstLineChars="0"/>
              <w:rPr>
                <w:rFonts w:hint="eastAsia"/>
              </w:rPr>
            </w:pPr>
          </w:p>
        </w:tc>
        <w:tc>
          <w:tcPr>
            <w:tcW w:w="9940" w:type="dxa"/>
          </w:tcPr>
          <w:p w14:paraId="2F9F862C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在LIMS中按规格书建立推送规则，确定是否推送以及推送项目名称，确保推送后名称不可变；</w:t>
            </w:r>
          </w:p>
        </w:tc>
      </w:tr>
      <w:tr w14:paraId="48A6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60" w:type="dxa"/>
            <w:vMerge w:val="continue"/>
          </w:tcPr>
          <w:p w14:paraId="7403636E">
            <w:pPr>
              <w:ind w:firstLine="420" w:firstLineChars="0"/>
              <w:rPr>
                <w:rFonts w:hint="eastAsia"/>
              </w:rPr>
            </w:pPr>
          </w:p>
        </w:tc>
        <w:tc>
          <w:tcPr>
            <w:tcW w:w="9940" w:type="dxa"/>
          </w:tcPr>
          <w:p w14:paraId="410A7137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整理原料、过程、成品数据及修约数据，在LIMS端形成推送台账便于追溯</w:t>
            </w:r>
          </w:p>
        </w:tc>
      </w:tr>
      <w:tr w14:paraId="2F68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860" w:type="dxa"/>
            <w:vAlign w:val="center"/>
          </w:tcPr>
          <w:p w14:paraId="29411991">
            <w:pPr>
              <w:ind w:firstLine="42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设备采集</w:t>
            </w:r>
          </w:p>
        </w:tc>
        <w:tc>
          <w:tcPr>
            <w:tcW w:w="9940" w:type="dxa"/>
          </w:tcPr>
          <w:p w14:paraId="417E900A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见单独签字确认单</w:t>
            </w:r>
          </w:p>
        </w:tc>
      </w:tr>
    </w:tbl>
    <w:p w14:paraId="5D6576B0">
      <w:pPr>
        <w:ind w:firstLine="420" w:firstLineChars="0"/>
        <w:rPr>
          <w:rFonts w:hint="eastAsia"/>
        </w:rPr>
      </w:pPr>
    </w:p>
    <w:p w14:paraId="1887263E">
      <w:pPr>
        <w:widowControl/>
        <w:ind w:firstLine="0" w:firstLineChars="0"/>
        <w:jc w:val="left"/>
        <w:rPr>
          <w:rFonts w:hint="eastAsia" w:ascii="微软雅黑" w:hAnsi="微软雅黑" w:cs="微软雅黑"/>
          <w:color w:val="000000"/>
          <w:spacing w:val="12"/>
          <w:szCs w:val="21"/>
        </w:rPr>
      </w:pPr>
      <w:r>
        <w:rPr>
          <w:rFonts w:hint="eastAsia" w:ascii="微软雅黑" w:hAnsi="微软雅黑" w:cs="微软雅黑"/>
          <w:color w:val="000000"/>
          <w:spacing w:val="12"/>
          <w:szCs w:val="21"/>
        </w:rPr>
        <w:br w:type="page"/>
      </w:r>
    </w:p>
    <w:bookmarkEnd w:id="5"/>
    <w:bookmarkEnd w:id="6"/>
    <w:p w14:paraId="13D2C602">
      <w:pPr>
        <w:pStyle w:val="2"/>
        <w:rPr>
          <w:rFonts w:hint="eastAsia" w:ascii="微软雅黑" w:hAnsi="微软雅黑"/>
        </w:rPr>
      </w:pPr>
      <w:bookmarkStart w:id="11" w:name="_Toc223013505"/>
      <w:r>
        <w:rPr>
          <w:rFonts w:hint="eastAsia" w:ascii="微软雅黑" w:hAnsi="微软雅黑"/>
        </w:rPr>
        <w:t>新增&amp;优化模块</w:t>
      </w:r>
      <w:bookmarkEnd w:id="11"/>
    </w:p>
    <w:p w14:paraId="1802F805">
      <w:pPr>
        <w:pStyle w:val="3"/>
        <w:numPr>
          <w:ilvl w:val="1"/>
          <w:numId w:val="1"/>
        </w:numPr>
        <w:rPr>
          <w:rFonts w:hint="eastAsia"/>
        </w:rPr>
      </w:pPr>
      <w:bookmarkStart w:id="12" w:name="_Toc223013506"/>
      <w:r>
        <w:rPr>
          <w:rFonts w:hint="eastAsia"/>
        </w:rPr>
        <w:t>检测数据管理</w:t>
      </w:r>
      <w:bookmarkEnd w:id="12"/>
    </w:p>
    <w:p w14:paraId="44F1A19F">
      <w:pPr>
        <w:pStyle w:val="54"/>
        <w:rPr>
          <w:rFonts w:hint="eastAsia"/>
        </w:rPr>
      </w:pPr>
      <w:bookmarkStart w:id="13" w:name="_Toc223013507"/>
      <w:r>
        <w:rPr>
          <w:rFonts w:hint="eastAsia"/>
        </w:rPr>
        <w:t>质量版本分配方案维护</w:t>
      </w:r>
      <w:bookmarkEnd w:id="13"/>
    </w:p>
    <w:p w14:paraId="04D22762">
      <w:pPr>
        <w:pStyle w:val="6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分配方案替代功能，在检测方法管理中，增加检测组选择功能（方法为共用数据，检测组按厂区维护），不再使用分配方案维护功能，检测流程提交时验证检测项目对应检测方法下维护的检测组，同时按组内人员分配检测任务。</w:t>
      </w:r>
    </w:p>
    <w:p w14:paraId="0D3D8D2E">
      <w:pPr>
        <w:ind w:firstLine="0" w:firstLineChars="0"/>
        <w:rPr>
          <w:rFonts w:hint="eastAsia" w:ascii="微软雅黑" w:hAnsi="微软雅黑"/>
        </w:rPr>
      </w:pPr>
      <w:r>
        <w:drawing>
          <wp:inline distT="0" distB="0" distL="0" distR="0">
            <wp:extent cx="6610350" cy="3328035"/>
            <wp:effectExtent l="0" t="0" r="0" b="5715"/>
            <wp:docPr id="667027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744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87E">
      <w:pPr>
        <w:ind w:firstLine="0" w:firstLineChars="0"/>
        <w:rPr>
          <w:rFonts w:hint="eastAsia" w:ascii="微软雅黑" w:hAnsi="微软雅黑"/>
        </w:rPr>
      </w:pPr>
      <w:r>
        <w:rPr>
          <w:rFonts w:ascii="微软雅黑" w:hAnsi="微软雅黑"/>
        </w:rPr>
        <w:tab/>
      </w:r>
      <w:r>
        <w:rPr>
          <w:rFonts w:hint="eastAsia" w:ascii="微软雅黑" w:hAnsi="微软雅黑"/>
        </w:rPr>
        <w:t>2. 规格书设置：按规格书设置启用或停用，报检时只查询启用得规格书信息进行选择。查询统计不做限制。</w:t>
      </w:r>
    </w:p>
    <w:p w14:paraId="54D128DD">
      <w:pPr>
        <w:ind w:firstLine="0" w:firstLineChars="0"/>
        <w:rPr>
          <w:rFonts w:hint="eastAsia" w:ascii="微软雅黑" w:hAnsi="微软雅黑"/>
        </w:rPr>
      </w:pPr>
      <w:r>
        <w:rPr>
          <w:rFonts w:ascii="微软雅黑" w:hAnsi="微软雅黑"/>
        </w:rPr>
        <w:tab/>
      </w:r>
      <w:r>
        <w:rPr>
          <w:rFonts w:hint="eastAsia" w:ascii="微软雅黑" w:hAnsi="微软雅黑"/>
        </w:rPr>
        <w:t>3. 环节人员授权调整：按检测组模式设置对应环节办理人及检测的物料，同时按环节办理人类型区分检测组信息。（需整理检测组及人员）,各环节办理人分配接口同步调整该逻辑；</w:t>
      </w:r>
    </w:p>
    <w:p w14:paraId="4FB5C1C0">
      <w:pPr>
        <w:ind w:firstLine="0" w:firstLineChars="0"/>
        <w:rPr>
          <w:rFonts w:hint="eastAsia" w:ascii="微软雅黑" w:hAnsi="微软雅黑"/>
        </w:rPr>
      </w:pPr>
    </w:p>
    <w:p w14:paraId="66ACE7E3">
      <w:pPr>
        <w:pStyle w:val="54"/>
        <w:rPr>
          <w:rFonts w:hint="eastAsia"/>
        </w:rPr>
      </w:pPr>
      <w:bookmarkStart w:id="14" w:name="_Toc223013508"/>
      <w:r>
        <w:rPr>
          <w:rFonts w:hint="eastAsia"/>
        </w:rPr>
        <w:t>方法管理</w:t>
      </w:r>
      <w:bookmarkEnd w:id="14"/>
    </w:p>
    <w:p w14:paraId="1248DF90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1. 方法中新增加检测时长（小时）字段；</w:t>
      </w:r>
    </w:p>
    <w:p w14:paraId="10B5409A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2．报检单进度查询—查询检测记录页面增加字段：取样时间：取样环节设置得取样日期、预计算测完成时间： 取样日期+方法中维护得检测时长（小时）、实际检测完成时间：取数据审核提交时间，最晚得一个记录完成时间。</w:t>
      </w:r>
    </w:p>
    <w:p w14:paraId="147C0AA5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3.如超过预计时间，则标红；</w:t>
      </w:r>
    </w:p>
    <w:p w14:paraId="75B12658">
      <w:pPr>
        <w:ind w:left="283" w:firstLine="0" w:firstLineChars="0"/>
        <w:jc w:val="center"/>
        <w:rPr>
          <w:rFonts w:hint="eastAsia" w:ascii="微软雅黑" w:hAnsi="微软雅黑"/>
        </w:rPr>
      </w:pPr>
    </w:p>
    <w:p w14:paraId="50A5A430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4. 方法管理中方法台账数据，按多组织架构下，对各工厂共享使用，方法管理下属设备模块，按多组织架构区分工厂维护，同时在检测记录中选择各工厂自己的设备信息。</w:t>
      </w:r>
    </w:p>
    <w:p w14:paraId="5E3B396D">
      <w:pPr>
        <w:pStyle w:val="54"/>
        <w:rPr>
          <w:rFonts w:hint="eastAsia"/>
        </w:rPr>
      </w:pPr>
      <w:bookmarkStart w:id="15" w:name="_Toc223013509"/>
      <w:r>
        <w:rPr>
          <w:rFonts w:hint="eastAsia"/>
        </w:rPr>
        <w:t>COA报告模板</w:t>
      </w:r>
      <w:bookmarkEnd w:id="15"/>
    </w:p>
    <w:p w14:paraId="2116FEBD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1. 现有COA报告中结论部分，取消不合格项目判定信息，只保留“合格“”不合格“内容；</w:t>
      </w:r>
    </w:p>
    <w:p w14:paraId="0A3760F8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2. 新增消息模板，如出现不合格项目时，发送不合格报告到邮箱。</w:t>
      </w:r>
    </w:p>
    <w:p w14:paraId="098FC870">
      <w:pPr>
        <w:ind w:left="283" w:firstLine="0" w:firstLineChars="0"/>
        <w:rPr>
          <w:rFonts w:hint="eastAsia" w:ascii="微软雅黑" w:hAnsi="微软雅黑"/>
        </w:rPr>
      </w:pPr>
      <w:r>
        <w:drawing>
          <wp:inline distT="0" distB="0" distL="0" distR="0">
            <wp:extent cx="5274310" cy="1791970"/>
            <wp:effectExtent l="0" t="0" r="2540" b="0"/>
            <wp:docPr id="141880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05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28F5">
      <w:pPr>
        <w:pStyle w:val="54"/>
        <w:rPr>
          <w:rFonts w:hint="eastAsia"/>
        </w:rPr>
      </w:pPr>
      <w:bookmarkStart w:id="16" w:name="_Toc223013510"/>
      <w:r>
        <w:rPr>
          <w:rFonts w:hint="eastAsia"/>
        </w:rPr>
        <w:t>消息组配置</w:t>
      </w:r>
      <w:bookmarkEnd w:id="16"/>
    </w:p>
    <w:p w14:paraId="367528A7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1. 消息模板配置：按模板配置物料检测合格/不合格，合格按批次明细推，按COA模板类似，多样品时按项目排序。不合格按不合格报告单执行。</w:t>
      </w:r>
    </w:p>
    <w:p w14:paraId="47A56D01">
      <w:pPr>
        <w:ind w:left="283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综述：报检单中存在一个样品时，出具单独结果推送报告单，如存在多个样品时，按样品+项目维度进行行数据展示（同一个项目将多个项目排列在一起），不合格时按不合格报告单推送。</w:t>
      </w:r>
    </w:p>
    <w:p w14:paraId="30538D24">
      <w:pPr>
        <w:ind w:left="283" w:firstLine="0" w:firstLineChars="0"/>
        <w:rPr>
          <w:rFonts w:hint="eastAsia" w:ascii="微软雅黑" w:hAnsi="微软雅黑"/>
        </w:rPr>
      </w:pPr>
    </w:p>
    <w:p w14:paraId="105A6663">
      <w:pPr>
        <w:pStyle w:val="54"/>
        <w:rPr>
          <w:rFonts w:hint="eastAsia"/>
        </w:rPr>
      </w:pPr>
      <w:bookmarkStart w:id="17" w:name="_Toc223013511"/>
      <w:r>
        <w:rPr>
          <w:rFonts w:hint="eastAsia"/>
        </w:rPr>
        <w:t>ECOA管理</w:t>
      </w:r>
      <w:bookmarkEnd w:id="17"/>
    </w:p>
    <w:p w14:paraId="7716A24D">
      <w:pPr>
        <w:pStyle w:val="60"/>
        <w:rPr>
          <w:rFonts w:hint="eastAsia"/>
        </w:rPr>
      </w:pPr>
      <w:r>
        <w:rPr>
          <w:rFonts w:hint="eastAsia"/>
        </w:rPr>
        <w:t>绑定ECOA</w:t>
      </w:r>
    </w:p>
    <w:p w14:paraId="3A5D68F9">
      <w:pPr>
        <w:pStyle w:val="58"/>
        <w:ind w:firstLine="420"/>
        <w:rPr>
          <w:rFonts w:hint="eastAsia"/>
        </w:rPr>
      </w:pPr>
      <w:r>
        <w:rPr>
          <w:rFonts w:hint="eastAsia"/>
          <w:b/>
          <w:bCs/>
        </w:rPr>
        <w:t>总体说明：</w:t>
      </w:r>
      <w:r>
        <w:rPr>
          <w:rFonts w:hint="eastAsia"/>
        </w:rPr>
        <w:t>对EOCA模板和客户规格书进行绑定对应。操作：选中对应类别，新增此类别下客户ECOA，新增后点击获取项目到EOCA，</w:t>
      </w:r>
    </w:p>
    <w:p w14:paraId="2C90DBD2">
      <w:pPr>
        <w:pStyle w:val="58"/>
        <w:ind w:firstLine="420"/>
        <w:rPr>
          <w:rFonts w:hint="eastAsia"/>
        </w:rPr>
      </w:pPr>
      <w:r>
        <w:drawing>
          <wp:inline distT="0" distB="0" distL="0" distR="0">
            <wp:extent cx="6610350" cy="3108325"/>
            <wp:effectExtent l="0" t="0" r="0" b="0"/>
            <wp:docPr id="867501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176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C614">
      <w:pPr>
        <w:pStyle w:val="58"/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下表项目信息说明： </w:t>
      </w:r>
    </w:p>
    <w:p w14:paraId="5EB4CF58">
      <w:pPr>
        <w:pStyle w:val="58"/>
        <w:ind w:firstLine="420"/>
        <w:rPr>
          <w:rFonts w:hint="eastAsia"/>
          <w:b/>
          <w:bCs/>
        </w:rPr>
      </w:pPr>
      <w:r>
        <w:drawing>
          <wp:inline distT="0" distB="0" distL="0" distR="0">
            <wp:extent cx="6610350" cy="1995805"/>
            <wp:effectExtent l="0" t="0" r="0" b="4445"/>
            <wp:docPr id="1260815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536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5A41">
      <w:pPr>
        <w:ind w:firstLine="420" w:firstLineChars="0"/>
        <w:rPr>
          <w:rFonts w:hint="eastAsia"/>
        </w:rPr>
      </w:pPr>
      <w:r>
        <w:rPr>
          <w:rFonts w:hint="eastAsia"/>
        </w:rPr>
        <w:t>项目名称，系统内项目名称，无需修改；</w:t>
      </w:r>
    </w:p>
    <w:p w14:paraId="1F2A500C">
      <w:pPr>
        <w:ind w:firstLine="420" w:firstLineChars="0"/>
        <w:rPr>
          <w:rFonts w:hint="eastAsia"/>
        </w:rPr>
      </w:pPr>
      <w:r>
        <w:rPr>
          <w:rFonts w:hint="eastAsia"/>
        </w:rPr>
        <w:t>ECAO项目名称：出具ECOA时需显示的名称，根据客户要求进行修改即可；</w:t>
      </w:r>
    </w:p>
    <w:p w14:paraId="354DAD6F">
      <w:pPr>
        <w:ind w:firstLine="420" w:firstLineChars="0"/>
        <w:rPr>
          <w:rFonts w:hint="eastAsia"/>
        </w:rPr>
      </w:pPr>
      <w:r>
        <w:rPr>
          <w:rFonts w:hint="eastAsia"/>
        </w:rPr>
        <w:t>项目顺序号：出具EOCA是的项目排序；</w:t>
      </w:r>
    </w:p>
    <w:p w14:paraId="00034356">
      <w:pPr>
        <w:ind w:firstLine="420" w:firstLineChars="0"/>
        <w:rPr>
          <w:rFonts w:hint="eastAsia"/>
        </w:rPr>
      </w:pPr>
      <w:r>
        <w:rPr>
          <w:rFonts w:hint="eastAsia"/>
        </w:rPr>
        <w:t>规格上下限/内控上下限：ECAO中需展示的数值；</w:t>
      </w:r>
    </w:p>
    <w:p w14:paraId="183ADCB6">
      <w:pPr>
        <w:ind w:firstLine="420" w:firstLineChars="0"/>
        <w:rPr>
          <w:rFonts w:hint="eastAsia"/>
        </w:rPr>
      </w:pPr>
      <w:r>
        <w:rPr>
          <w:rFonts w:hint="eastAsia"/>
        </w:rPr>
        <w:t>小数位数：此项目需要修约的小数位数；</w:t>
      </w:r>
    </w:p>
    <w:p w14:paraId="2531FAE0">
      <w:pPr>
        <w:ind w:firstLine="420" w:firstLineChars="0"/>
        <w:rPr>
          <w:rFonts w:hint="eastAsia"/>
        </w:rPr>
      </w:pPr>
      <w:r>
        <w:rPr>
          <w:rFonts w:hint="eastAsia"/>
        </w:rPr>
        <w:t>最小值：最小检测值；</w:t>
      </w:r>
    </w:p>
    <w:p w14:paraId="097232FD">
      <w:pPr>
        <w:ind w:firstLine="420" w:firstLineChars="0"/>
        <w:rPr>
          <w:rFonts w:hint="eastAsia"/>
        </w:rPr>
      </w:pPr>
      <w:r>
        <w:rPr>
          <w:rFonts w:hint="eastAsia"/>
        </w:rPr>
        <w:t>ECOA默认值；</w:t>
      </w:r>
    </w:p>
    <w:p w14:paraId="7D1ADA4D">
      <w:pPr>
        <w:ind w:firstLine="420" w:firstLineChars="0"/>
        <w:rPr>
          <w:rFonts w:hint="eastAsia"/>
        </w:rPr>
      </w:pPr>
      <w:r>
        <w:rPr>
          <w:rFonts w:hint="eastAsia"/>
        </w:rPr>
        <w:t>修约规则：可通过下拉选择ECOA中结果值显示规则，结果值为&gt;</w:t>
      </w:r>
      <w:r>
        <w:t>1</w:t>
      </w:r>
      <w:r>
        <w:rPr>
          <w:rFonts w:hint="eastAsia"/>
        </w:rPr>
        <w:t>时：</w:t>
      </w:r>
    </w:p>
    <w:p w14:paraId="0A35C1FC">
      <w:pPr>
        <w:ind w:left="420" w:firstLine="420" w:firstLineChars="0"/>
        <w:rPr>
          <w:rFonts w:hint="eastAsia"/>
        </w:rPr>
      </w:pPr>
      <w:r>
        <w:rPr>
          <w:rFonts w:hint="eastAsia"/>
        </w:rPr>
        <w:t>0</w:t>
      </w:r>
      <w:r>
        <w:t>-</w:t>
      </w:r>
      <w:r>
        <w:rPr>
          <w:rFonts w:hint="eastAsia"/>
        </w:rPr>
        <w:t xml:space="preserve">去符号，并修约，则结果值为 </w:t>
      </w:r>
      <w:r>
        <w:t>1.00</w:t>
      </w:r>
      <w:r>
        <w:rPr>
          <w:rFonts w:hint="eastAsia"/>
        </w:rPr>
        <w:t>（小数位数2位）；</w:t>
      </w:r>
    </w:p>
    <w:p w14:paraId="4B5FA21C">
      <w:pPr>
        <w:ind w:left="420" w:firstLine="420" w:firstLineChars="0"/>
        <w:rPr>
          <w:rFonts w:hint="eastAsia"/>
        </w:rPr>
      </w:pPr>
      <w:r>
        <w:rPr>
          <w:rFonts w:hint="eastAsia"/>
        </w:rPr>
        <w:t>1</w:t>
      </w:r>
      <w:r>
        <w:t>-</w:t>
      </w:r>
      <w:r>
        <w:rPr>
          <w:rFonts w:hint="eastAsia"/>
        </w:rPr>
        <w:t>留符号，不修约则为&gt;</w:t>
      </w:r>
      <w:r>
        <w:t>1</w:t>
      </w:r>
      <w:r>
        <w:rPr>
          <w:rFonts w:hint="eastAsia"/>
        </w:rPr>
        <w:t>；</w:t>
      </w:r>
    </w:p>
    <w:p w14:paraId="2EDAE38A">
      <w:pPr>
        <w:ind w:left="420" w:firstLine="420" w:firstLineChars="0"/>
        <w:rPr>
          <w:rFonts w:hint="eastAsia"/>
        </w:rPr>
      </w:pPr>
      <w:r>
        <w:t>2-</w:t>
      </w:r>
      <w:r>
        <w:rPr>
          <w:rFonts w:hint="eastAsia"/>
        </w:rPr>
        <w:t xml:space="preserve">去符号，不修约，则结果值为 </w:t>
      </w:r>
      <w:r>
        <w:t>1</w:t>
      </w:r>
      <w:r>
        <w:rPr>
          <w:rFonts w:hint="eastAsia"/>
        </w:rPr>
        <w:t>。</w:t>
      </w:r>
    </w:p>
    <w:p w14:paraId="1E57F708">
      <w:pPr>
        <w:ind w:left="420" w:firstLine="420" w:firstLineChars="0"/>
        <w:rPr>
          <w:rFonts w:hint="eastAsia"/>
        </w:rPr>
      </w:pPr>
      <w:r>
        <w:t>3-</w:t>
      </w:r>
      <w:r>
        <w:rPr>
          <w:rFonts w:hint="eastAsia"/>
        </w:rPr>
        <w:t>去符号，并修约，再比较，去除符号，修约2为小数，结果值为1</w:t>
      </w:r>
      <w:r>
        <w:t>.00</w:t>
      </w:r>
      <w:r>
        <w:rPr>
          <w:rFonts w:hint="eastAsia"/>
        </w:rPr>
        <w:t>，再与最小值比较，小于最小值时显示最小值，反正显示1</w:t>
      </w:r>
      <w:r>
        <w:t>.00</w:t>
      </w:r>
    </w:p>
    <w:p w14:paraId="2FACB5D7">
      <w:pPr>
        <w:ind w:left="420" w:firstLine="420" w:firstLineChars="0"/>
        <w:rPr>
          <w:rFonts w:hint="eastAsia"/>
        </w:rPr>
      </w:pPr>
      <w:r>
        <w:rPr>
          <w:rFonts w:hint="eastAsia"/>
        </w:rPr>
        <w:t>4</w:t>
      </w:r>
      <w:r>
        <w:t>-</w:t>
      </w:r>
      <w:r>
        <w:rPr>
          <w:rFonts w:hint="eastAsia"/>
        </w:rPr>
        <w:t>不修约-使用ECOA默认值，直接显示ECOA默认值中维护的数值；</w:t>
      </w:r>
    </w:p>
    <w:p w14:paraId="0FC8BAF9">
      <w:pPr>
        <w:ind w:firstLine="420" w:firstLineChars="0"/>
        <w:rPr>
          <w:rFonts w:hint="eastAsia"/>
        </w:rPr>
      </w:pPr>
      <w:r>
        <w:rPr>
          <w:rFonts w:hint="eastAsia"/>
        </w:rPr>
        <w:t>是否生成：若此项目不需要生成在ECOA中，则选否即可，不选或选是都会在EOCA中生成；</w:t>
      </w:r>
    </w:p>
    <w:p w14:paraId="22B988F9">
      <w:pPr>
        <w:ind w:firstLine="420" w:firstLineChars="0"/>
        <w:rPr>
          <w:rFonts w:hint="eastAsia"/>
        </w:rPr>
      </w:pPr>
      <w:r>
        <w:rPr>
          <w:rFonts w:hint="eastAsia"/>
        </w:rPr>
        <w:t>项目序号：备用字段，若ECOA有特殊列需要展示，可将数据维护到此列；</w:t>
      </w:r>
    </w:p>
    <w:p w14:paraId="42C879DF">
      <w:pPr>
        <w:ind w:firstLine="420" w:firstLineChars="0"/>
        <w:rPr>
          <w:rFonts w:hint="eastAsia"/>
        </w:rPr>
      </w:pPr>
      <w:r>
        <w:rPr>
          <w:rFonts w:hint="eastAsia"/>
        </w:rPr>
        <w:t>项目方法：此项目检测方法；</w:t>
      </w:r>
    </w:p>
    <w:p w14:paraId="1FF82972">
      <w:pPr>
        <w:pStyle w:val="58"/>
        <w:ind w:firstLine="420"/>
        <w:rPr>
          <w:rFonts w:hint="eastAsia"/>
        </w:rPr>
      </w:pPr>
    </w:p>
    <w:p w14:paraId="0E5AAE31">
      <w:pPr>
        <w:pStyle w:val="60"/>
        <w:rPr>
          <w:rFonts w:hint="eastAsia"/>
        </w:rPr>
      </w:pPr>
      <w:bookmarkStart w:id="18" w:name="_Toc162812376"/>
      <w:r>
        <w:rPr>
          <w:rFonts w:hint="eastAsia"/>
        </w:rPr>
        <w:t>生成ECOA</w:t>
      </w:r>
      <w:bookmarkEnd w:id="18"/>
    </w:p>
    <w:p w14:paraId="47D954FC">
      <w:pPr>
        <w:pStyle w:val="58"/>
        <w:ind w:firstLine="420"/>
        <w:rPr>
          <w:rFonts w:hint="eastAsia"/>
        </w:rPr>
      </w:pPr>
      <w:r>
        <w:rPr>
          <w:rFonts w:hint="eastAsia"/>
          <w:b/>
          <w:bCs/>
        </w:rPr>
        <w:t>总体说明：</w:t>
      </w:r>
      <w:r>
        <w:rPr>
          <w:rFonts w:hint="eastAsia"/>
        </w:rPr>
        <w:t>选择检测数据生成EOCA</w:t>
      </w:r>
      <w:r>
        <w:t xml:space="preserve">  </w:t>
      </w:r>
      <w:r>
        <w:rPr>
          <w:rFonts w:hint="eastAsia"/>
        </w:rPr>
        <w:t>可修改ECOA结果值，及补充发货信息。</w:t>
      </w:r>
    </w:p>
    <w:p w14:paraId="779E1073">
      <w:pPr>
        <w:pStyle w:val="58"/>
        <w:ind w:firstLine="420"/>
        <w:rPr>
          <w:rFonts w:hint="eastAsia"/>
        </w:rPr>
      </w:pPr>
      <w:r>
        <w:drawing>
          <wp:inline distT="0" distB="0" distL="0" distR="0">
            <wp:extent cx="5972175" cy="3140710"/>
            <wp:effectExtent l="0" t="0" r="9525" b="2540"/>
            <wp:docPr id="1699803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04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l="113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01DE">
      <w:pPr>
        <w:pStyle w:val="58"/>
        <w:ind w:firstLine="420"/>
        <w:rPr>
          <w:rFonts w:hint="eastAsia"/>
        </w:rPr>
      </w:pPr>
      <w:r>
        <w:rPr>
          <w:rFonts w:hint="eastAsia"/>
        </w:rPr>
        <w:t>页面及字段说明：</w:t>
      </w:r>
    </w:p>
    <w:p w14:paraId="7D565F50">
      <w:pPr>
        <w:ind w:firstLine="420" w:firstLineChars="0"/>
        <w:rPr>
          <w:rFonts w:hint="eastAsia"/>
        </w:rPr>
      </w:pPr>
      <w:r>
        <w:rPr>
          <w:rFonts w:hint="eastAsia"/>
        </w:rPr>
        <w:t>页面分为四部分；</w:t>
      </w:r>
    </w:p>
    <w:p w14:paraId="75936CB5">
      <w:pPr>
        <w:ind w:left="420" w:firstLine="420" w:firstLineChars="0"/>
        <w:rPr>
          <w:rFonts w:hint="eastAsia"/>
        </w:rPr>
      </w:pPr>
      <w:r>
        <w:rPr>
          <w:rFonts w:hint="eastAsia"/>
        </w:rPr>
        <w:t>1）左侧表格为样品分类；</w:t>
      </w:r>
    </w:p>
    <w:p w14:paraId="33BE4448">
      <w:pPr>
        <w:ind w:left="420" w:firstLine="420" w:firstLineChars="0"/>
        <w:rPr>
          <w:rFonts w:hint="eastAsia"/>
        </w:rPr>
      </w:pPr>
      <w:r>
        <w:t>2</w:t>
      </w:r>
      <w:r>
        <w:rPr>
          <w:rFonts w:hint="eastAsia"/>
        </w:rPr>
        <w:t>）右侧上表格为检测流程数据，可选择对应数据生成EOCA；</w:t>
      </w:r>
    </w:p>
    <w:p w14:paraId="254E409F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右侧上表格按钮说明：</w:t>
      </w:r>
    </w:p>
    <w:p w14:paraId="4611CBA8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【补充发货信息】：补充发货日期及桶数，页面如下：</w:t>
      </w:r>
    </w:p>
    <w:p w14:paraId="33BED934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5274310" cy="797560"/>
            <wp:effectExtent l="0" t="0" r="2540" b="2540"/>
            <wp:docPr id="678151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122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6C51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【补录订单号】：补充订单号，如下：</w:t>
      </w:r>
    </w:p>
    <w:p w14:paraId="6E0B43C1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5274310" cy="1423670"/>
            <wp:effectExtent l="0" t="0" r="2540" b="5080"/>
            <wp:docPr id="234904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0402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2545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【获取ECOA结果值】根据【绑定ECOA】页面维护的修约规则等信息，生成EOCA的专用结果值，选择模板生成，如下：</w:t>
      </w:r>
    </w:p>
    <w:p w14:paraId="6229A01B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5274310" cy="1010920"/>
            <wp:effectExtent l="0" t="0" r="2540" b="0"/>
            <wp:docPr id="157044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621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160E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5274310" cy="2308225"/>
            <wp:effectExtent l="0" t="0" r="2540" b="0"/>
            <wp:docPr id="670954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439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06A8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【重新获取检测数据】结果值修改后，可通过此按钮重新获取结果值；</w:t>
      </w:r>
    </w:p>
    <w:p w14:paraId="4A8B2057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【选择模板并生成】结果值确认无误后，可通过此按钮生成EOCA；若结果值需修改，可直接点击需要修改的结果值即可，操作如下：</w:t>
      </w:r>
    </w:p>
    <w:p w14:paraId="5664841E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5274310" cy="2512695"/>
            <wp:effectExtent l="0" t="0" r="2540" b="1905"/>
            <wp:docPr id="138649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936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5CEB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【提交审核】ECOA报告模板生成后，可根据该按钮进行提交审核，审核后可外发，审核页面也可看到对应结果信息和报告模板信息；</w:t>
      </w:r>
    </w:p>
    <w:p w14:paraId="0C52A467">
      <w:pPr>
        <w:ind w:left="420" w:leftChars="200" w:firstLine="0" w:firstLineChars="0"/>
        <w:rPr>
          <w:rFonts w:hint="eastAsia"/>
        </w:rPr>
      </w:pPr>
      <w:r>
        <w:drawing>
          <wp:inline distT="0" distB="0" distL="0" distR="0">
            <wp:extent cx="6610350" cy="4081780"/>
            <wp:effectExtent l="0" t="0" r="0" b="0"/>
            <wp:docPr id="1435371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7169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AEA6">
      <w:pPr>
        <w:ind w:left="420" w:leftChars="200" w:firstLine="0" w:firstLineChars="0"/>
        <w:rPr>
          <w:rFonts w:hint="eastAsia"/>
        </w:rPr>
      </w:pPr>
    </w:p>
    <w:p w14:paraId="2C2E0F17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3）右侧中间表格，此规格书下项目信息，可对结果值、报告结果、ECOA结果进行修改；</w:t>
      </w:r>
    </w:p>
    <w:p w14:paraId="7E05B7B3"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4）右侧下表格，选择右侧中间表格项目后，可查看此项目的检测结果趋势图；</w:t>
      </w:r>
    </w:p>
    <w:p w14:paraId="3C653FC5">
      <w:pPr>
        <w:pStyle w:val="58"/>
        <w:ind w:firstLine="420"/>
        <w:rPr>
          <w:rFonts w:hint="eastAsia"/>
        </w:rPr>
      </w:pPr>
      <w:r>
        <w:drawing>
          <wp:inline distT="0" distB="0" distL="0" distR="0">
            <wp:extent cx="6610350" cy="1855470"/>
            <wp:effectExtent l="0" t="0" r="0" b="0"/>
            <wp:docPr id="1534459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964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3838">
      <w:pPr>
        <w:pStyle w:val="58"/>
        <w:ind w:firstLine="420"/>
        <w:rPr>
          <w:rFonts w:hint="eastAsia"/>
        </w:rPr>
      </w:pPr>
    </w:p>
    <w:p w14:paraId="6E15730A">
      <w:pPr>
        <w:ind w:left="283" w:firstLine="0" w:firstLineChars="0"/>
        <w:rPr>
          <w:rFonts w:hint="eastAsia" w:ascii="微软雅黑" w:hAnsi="微软雅黑"/>
        </w:rPr>
      </w:pPr>
    </w:p>
    <w:p w14:paraId="47EB3766">
      <w:pPr>
        <w:ind w:left="283" w:firstLine="0" w:firstLineChars="0"/>
        <w:rPr>
          <w:rFonts w:hint="eastAsia" w:ascii="微软雅黑" w:hAnsi="微软雅黑"/>
        </w:rPr>
      </w:pPr>
    </w:p>
    <w:p w14:paraId="25B92C22">
      <w:pPr>
        <w:pStyle w:val="3"/>
        <w:numPr>
          <w:ilvl w:val="1"/>
          <w:numId w:val="1"/>
        </w:numPr>
        <w:rPr>
          <w:rFonts w:hint="eastAsia"/>
        </w:rPr>
      </w:pPr>
      <w:bookmarkStart w:id="19" w:name="_Toc223013512"/>
      <w:r>
        <w:rPr>
          <w:rFonts w:hint="eastAsia"/>
        </w:rPr>
        <w:t>样品管理</w:t>
      </w:r>
      <w:bookmarkEnd w:id="19"/>
    </w:p>
    <w:p w14:paraId="4BDED34A">
      <w:pPr>
        <w:ind w:firstLine="199" w:firstLineChars="95"/>
        <w:rPr>
          <w:rFonts w:hint="eastAsia"/>
        </w:rPr>
      </w:pPr>
      <w:r>
        <w:rPr>
          <w:rFonts w:hint="eastAsia"/>
        </w:rPr>
        <w:t>新客户测试样/先行样/随车样/样品瓶/送样箱统计表：</w:t>
      </w:r>
    </w:p>
    <w:p w14:paraId="3E5CADE7">
      <w:pPr>
        <w:ind w:firstLine="199" w:firstLineChars="95"/>
        <w:rPr>
          <w:rFonts w:hint="eastAsia"/>
        </w:rPr>
      </w:pPr>
      <w:r>
        <w:rPr>
          <w:rFonts w:hint="eastAsia"/>
        </w:rPr>
        <w:t>1、增加先行样/随车样管理模块，样品批号、数量、包装规格、发货客户等信息由历史发货报检单获取，LIMS完善其他信息后生成带二维码（样品瓶二维码+送样箱二维码）的标签</w:t>
      </w:r>
    </w:p>
    <w:p w14:paraId="04883F9A">
      <w:pPr>
        <w:ind w:firstLine="199" w:firstLineChars="95"/>
        <w:rPr>
          <w:rFonts w:hint="eastAsia"/>
        </w:rPr>
      </w:pPr>
      <w:r>
        <w:rPr>
          <w:rFonts w:hint="eastAsia"/>
        </w:rPr>
        <w:t>2、增加样品瓶管理模块，样品瓶增加二维码/编号</w:t>
      </w:r>
    </w:p>
    <w:p w14:paraId="79FCB1C3">
      <w:pPr>
        <w:ind w:firstLine="199" w:firstLineChars="95"/>
        <w:rPr>
          <w:rFonts w:hint="eastAsia"/>
        </w:rPr>
      </w:pPr>
      <w:r>
        <w:rPr>
          <w:rFonts w:hint="eastAsia"/>
        </w:rPr>
        <w:t>3、增加送样箱管理模块，送样箱增加二维码/编号</w:t>
      </w:r>
    </w:p>
    <w:p w14:paraId="6E3C763B">
      <w:pPr>
        <w:ind w:firstLine="199" w:firstLineChars="95"/>
        <w:rPr>
          <w:rFonts w:hint="eastAsia"/>
        </w:rPr>
      </w:pPr>
      <w:r>
        <w:rPr>
          <w:rFonts w:hint="eastAsia"/>
        </w:rPr>
        <w:t>4、样品瓶+送样箱返回后扫码入库</w:t>
      </w:r>
    </w:p>
    <w:p w14:paraId="2090A0F5">
      <w:pPr>
        <w:ind w:firstLine="199" w:firstLineChars="95"/>
        <w:rPr>
          <w:rFonts w:hint="eastAsia"/>
        </w:rPr>
      </w:pPr>
      <w:r>
        <w:rPr>
          <w:rFonts w:hint="eastAsia"/>
        </w:rPr>
        <w:t>5、每周/月/年统计样品数量、样品瓶形成使用履历</w:t>
      </w:r>
    </w:p>
    <w:p w14:paraId="677BA3A7">
      <w:pPr>
        <w:pStyle w:val="54"/>
        <w:rPr>
          <w:rFonts w:hint="eastAsia"/>
        </w:rPr>
      </w:pPr>
      <w:bookmarkStart w:id="20" w:name="_Toc223013513"/>
      <w:r>
        <w:rPr>
          <w:rFonts w:hint="eastAsia"/>
        </w:rPr>
        <w:t>小样瓶管理</w:t>
      </w:r>
      <w:bookmarkEnd w:id="20"/>
    </w:p>
    <w:p w14:paraId="0D4236E8">
      <w:pPr>
        <w:ind w:firstLine="42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  <w:b/>
          <w:bCs/>
          <w:szCs w:val="21"/>
        </w:rPr>
        <w:t>总体说明</w:t>
      </w:r>
      <w:r>
        <w:rPr>
          <w:rFonts w:hint="eastAsia" w:ascii="微软雅黑" w:hAnsi="微软雅黑"/>
          <w:szCs w:val="21"/>
        </w:rPr>
        <w:t>：建立小样瓶管理模板，对小样瓶子进行台账管理。</w:t>
      </w:r>
    </w:p>
    <w:p w14:paraId="404111B6">
      <w:pPr>
        <w:ind w:firstLine="420" w:firstLineChars="0"/>
        <w:rPr>
          <w:rFonts w:hint="eastAsia"/>
        </w:rPr>
      </w:pPr>
      <w:r>
        <w:rPr>
          <w:rFonts w:hint="eastAsia" w:ascii="微软雅黑" w:hAnsi="微软雅黑"/>
          <w:b/>
          <w:bCs/>
        </w:rPr>
        <w:t>表格字段</w:t>
      </w:r>
      <w:r>
        <w:rPr>
          <w:rFonts w:hint="eastAsia" w:ascii="微软雅黑" w:hAnsi="微软雅黑"/>
        </w:rPr>
        <w:t>：</w:t>
      </w:r>
      <w:r>
        <w:rPr>
          <w:rFonts w:hint="eastAsia"/>
        </w:rPr>
        <w:t>出库编号（固定资产号，瓶子使用后生成，归还后取消（按区号+P+两位年+流水号如DP260001））、规格型号、材质、状态（待用、出库、报废）、生产厂家、启用日期、使用年限、发货批次号、备注。</w:t>
      </w:r>
    </w:p>
    <w:p w14:paraId="1B514C22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按钮说明</w:t>
      </w:r>
      <w:r>
        <w:rPr>
          <w:rFonts w:hint="eastAsia"/>
        </w:rPr>
        <w:t>：</w:t>
      </w:r>
    </w:p>
    <w:p w14:paraId="18E2861A">
      <w:pPr>
        <w:numPr>
          <w:ilvl w:val="0"/>
          <w:numId w:val="4"/>
        </w:numPr>
        <w:ind w:firstLine="420" w:firstLineChars="0"/>
        <w:rPr>
          <w:rFonts w:hint="eastAsia"/>
        </w:rPr>
      </w:pPr>
      <w:r>
        <w:rPr>
          <w:rFonts w:hint="eastAsia"/>
        </w:rPr>
        <w:t>打印标签：</w:t>
      </w:r>
    </w:p>
    <w:p w14:paraId="10524271">
      <w:pPr>
        <w:widowControl w:val="0"/>
        <w:numPr>
          <w:numId w:val="0"/>
        </w:numPr>
        <w:jc w:val="both"/>
        <w:rPr>
          <w:rFonts w:hint="eastAsia"/>
        </w:rPr>
      </w:pPr>
    </w:p>
    <w:p w14:paraId="453F4D71">
      <w:pPr>
        <w:ind w:firstLine="420" w:firstLineChars="0"/>
        <w:jc w:val="center"/>
        <w:rPr>
          <w:rFonts w:hint="eastAsia"/>
        </w:rPr>
      </w:pPr>
    </w:p>
    <w:tbl>
      <w:tblPr>
        <w:tblStyle w:val="7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478"/>
      </w:tblGrid>
      <w:tr w14:paraId="6BE1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288AB228">
            <w:pPr>
              <w:ind w:firstLine="0" w:firstLineChars="0"/>
              <w:contextualSpacing/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2C31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43453FDA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52AF5A8C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  <w:tr w14:paraId="56A3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03906CA0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7191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68EC6EA0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515CD62D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  <w:tr w14:paraId="0EF23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71E8E6FC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0FCB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7D20B391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6A95CC4A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</w:tbl>
    <w:p w14:paraId="01AD2215">
      <w:pPr>
        <w:ind w:firstLine="420" w:firstLineChars="0"/>
        <w:rPr>
          <w:rFonts w:hint="eastAsia"/>
        </w:rPr>
      </w:pPr>
    </w:p>
    <w:p w14:paraId="6A012CF5">
      <w:pPr>
        <w:ind w:firstLine="420" w:firstLineChars="0"/>
        <w:rPr>
          <w:rFonts w:hint="eastAsia"/>
        </w:rPr>
      </w:pPr>
      <w:r>
        <w:rPr>
          <w:rFonts w:hint="eastAsia"/>
        </w:rPr>
        <w:t>2. 返回瓶子：扫瓶子条码入库记录归还日期，清空出库编号、发货批号、同时更新瓶子返回状态；</w:t>
      </w:r>
    </w:p>
    <w:p w14:paraId="4A26AF16">
      <w:pPr>
        <w:ind w:firstLine="420" w:firstLineChars="0"/>
        <w:rPr>
          <w:rFonts w:hint="eastAsia"/>
        </w:rPr>
      </w:pPr>
      <w:r>
        <w:rPr>
          <w:rFonts w:hint="eastAsia"/>
        </w:rPr>
        <w:t>3. 瓶子使用记录：tab表格字段：发货时间、出库编号、发货客户、发货批次、返回日期、返回状态；</w:t>
      </w:r>
    </w:p>
    <w:p w14:paraId="4917C80B">
      <w:pPr>
        <w:ind w:firstLine="420" w:firstLineChars="0"/>
        <w:rPr>
          <w:rFonts w:hint="eastAsia" w:ascii="微软雅黑" w:hAnsi="微软雅黑"/>
        </w:rPr>
      </w:pPr>
      <w:r>
        <w:rPr>
          <w:rFonts w:hint="eastAsia"/>
          <w:b/>
          <w:bCs/>
        </w:rPr>
        <w:t>逻辑</w:t>
      </w:r>
      <w:r>
        <w:rPr>
          <w:rFonts w:hint="eastAsia"/>
        </w:rPr>
        <w:t>：小样取样检测时选择小样瓶子，检测单据提交后生成使用记录，如果同一个瓶子+报检单重复提交，更新使用记录。</w:t>
      </w:r>
    </w:p>
    <w:p w14:paraId="30621ACD">
      <w:pPr>
        <w:pStyle w:val="54"/>
        <w:rPr>
          <w:rFonts w:hint="eastAsia"/>
        </w:rPr>
      </w:pPr>
      <w:bookmarkStart w:id="21" w:name="_Toc223013514"/>
      <w:r>
        <w:rPr>
          <w:rFonts w:hint="eastAsia"/>
        </w:rPr>
        <w:t>送样箱管理</w:t>
      </w:r>
      <w:bookmarkEnd w:id="21"/>
    </w:p>
    <w:p w14:paraId="3EAAE4EB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总体说明</w:t>
      </w:r>
      <w:r>
        <w:rPr>
          <w:rFonts w:hint="eastAsia" w:ascii="微软雅黑" w:hAnsi="微软雅黑"/>
          <w:szCs w:val="21"/>
        </w:rPr>
        <w:t>：建立送样箱管理模板，对箱子进行台账管理。</w:t>
      </w:r>
    </w:p>
    <w:p w14:paraId="3D1CD8EC">
      <w:pPr>
        <w:ind w:firstLine="420" w:firstLineChars="0"/>
        <w:rPr>
          <w:rFonts w:hint="eastAsia"/>
        </w:rPr>
      </w:pPr>
      <w:r>
        <w:rPr>
          <w:rFonts w:hint="eastAsia" w:ascii="微软雅黑" w:hAnsi="微软雅黑"/>
          <w:b/>
          <w:bCs/>
          <w:szCs w:val="21"/>
        </w:rPr>
        <w:t>表格字段</w:t>
      </w:r>
      <w:r>
        <w:rPr>
          <w:rFonts w:hint="eastAsia" w:ascii="微软雅黑" w:hAnsi="微软雅黑"/>
          <w:szCs w:val="21"/>
        </w:rPr>
        <w:t>：</w:t>
      </w:r>
      <w:r>
        <w:rPr>
          <w:rFonts w:hint="eastAsia"/>
        </w:rPr>
        <w:t>固定资产号（厂区号+X+流水号）、规格型号、材质、状态（待用、出库、报废）、启用日期、使用年限、备注；</w:t>
      </w:r>
    </w:p>
    <w:p w14:paraId="16BAAF80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按钮说明</w:t>
      </w:r>
      <w:r>
        <w:rPr>
          <w:rFonts w:hint="eastAsia"/>
        </w:rPr>
        <w:t>：</w:t>
      </w:r>
    </w:p>
    <w:p w14:paraId="12EB8C35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b/>
          <w:bCs/>
        </w:rPr>
        <w:t>增加扫码返回功能</w:t>
      </w:r>
      <w:r>
        <w:rPr>
          <w:rFonts w:hint="eastAsia"/>
        </w:rPr>
        <w:t>：更新状态及返回日期；</w:t>
      </w:r>
    </w:p>
    <w:p w14:paraId="716E8466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b/>
          <w:bCs/>
        </w:rPr>
        <w:t>领用箱子</w:t>
      </w:r>
      <w:r>
        <w:rPr>
          <w:rFonts w:hint="eastAsia"/>
        </w:rPr>
        <w:t>：按批次号或者小样的出库编号（固定资产号）进行选择，只允许选择无箱子或未出库的样品，可多选；选择后生成使用记录；箱子设置出库；</w:t>
      </w:r>
    </w:p>
    <w:p w14:paraId="37DA3145">
      <w:pPr>
        <w:ind w:firstLine="420" w:firstLineChars="0"/>
        <w:rPr>
          <w:rFonts w:hint="eastAsia" w:ascii="微软雅黑" w:hAnsi="微软雅黑"/>
        </w:rPr>
      </w:pPr>
      <w:r>
        <w:rPr>
          <w:rFonts w:hint="eastAsia"/>
        </w:rPr>
        <w:t xml:space="preserve">3. </w:t>
      </w:r>
      <w:r>
        <w:rPr>
          <w:rFonts w:hint="eastAsia"/>
          <w:b/>
          <w:bCs/>
        </w:rPr>
        <w:t>箱子使用记录</w:t>
      </w:r>
      <w:r>
        <w:rPr>
          <w:rFonts w:hint="eastAsia"/>
        </w:rPr>
        <w:t>：发货时间、发货客户、返回日期；</w:t>
      </w:r>
    </w:p>
    <w:p w14:paraId="48A0F36A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  <w:b/>
          <w:bCs/>
        </w:rPr>
        <w:t>打印标签</w:t>
      </w:r>
      <w:r>
        <w:rPr>
          <w:rFonts w:hint="eastAsia"/>
        </w:rPr>
        <w:t>：</w:t>
      </w:r>
    </w:p>
    <w:p w14:paraId="61A7110F">
      <w:pPr>
        <w:ind w:firstLine="420" w:firstLineChars="0"/>
        <w:jc w:val="center"/>
        <w:rPr>
          <w:rFonts w:hint="eastAsia"/>
        </w:rPr>
      </w:pPr>
    </w:p>
    <w:tbl>
      <w:tblPr>
        <w:tblStyle w:val="7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1478"/>
      </w:tblGrid>
      <w:tr w14:paraId="602B9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61464756">
            <w:pPr>
              <w:ind w:firstLine="0" w:firstLineChars="0"/>
              <w:contextualSpacing/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0C07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02F62973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38A0CDE3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  <w:tr w14:paraId="7FD2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0CED1F36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06C2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5CB138D5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15DE2876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  <w:tr w14:paraId="6E368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9" w:type="dxa"/>
            <w:gridSpan w:val="2"/>
          </w:tcPr>
          <w:p w14:paraId="7ED5E170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固定资产号条码</w:t>
            </w:r>
          </w:p>
        </w:tc>
      </w:tr>
      <w:tr w14:paraId="0F11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3DA9E2EB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资产</w:t>
            </w:r>
          </w:p>
        </w:tc>
        <w:tc>
          <w:tcPr>
            <w:tcW w:w="1478" w:type="dxa"/>
          </w:tcPr>
          <w:p w14:paraId="397315A2">
            <w:pPr>
              <w:ind w:firstLine="0" w:firstLineChars="0"/>
              <w:contextualSpacing/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固定资产号</w:t>
            </w:r>
          </w:p>
        </w:tc>
      </w:tr>
    </w:tbl>
    <w:p w14:paraId="343B37C3">
      <w:pPr>
        <w:ind w:firstLine="420" w:firstLineChars="0"/>
        <w:jc w:val="center"/>
        <w:rPr>
          <w:rFonts w:hint="eastAsia"/>
        </w:rPr>
      </w:pPr>
    </w:p>
    <w:p w14:paraId="5ED70942">
      <w:pPr>
        <w:ind w:firstLine="420" w:firstLineChars="0"/>
        <w:rPr>
          <w:rFonts w:hint="eastAsia"/>
        </w:rPr>
      </w:pPr>
    </w:p>
    <w:p w14:paraId="7A8B0582">
      <w:pPr>
        <w:pStyle w:val="54"/>
        <w:rPr>
          <w:rFonts w:hint="eastAsia"/>
        </w:rPr>
      </w:pPr>
      <w:bookmarkStart w:id="22" w:name="_Toc223013515"/>
      <w:r>
        <w:rPr>
          <w:rFonts w:hint="eastAsia"/>
        </w:rPr>
        <w:t>小样检测流程</w:t>
      </w:r>
      <w:bookmarkEnd w:id="22"/>
    </w:p>
    <w:p w14:paraId="425F58F1">
      <w:pPr>
        <w:ind w:firstLineChars="0"/>
        <w:rPr>
          <w:rFonts w:ascii="微软雅黑" w:hAnsi="微软雅黑"/>
          <w:b/>
          <w:bCs/>
          <w:szCs w:val="21"/>
        </w:rPr>
      </w:pPr>
      <w:r>
        <w:rPr>
          <w:rFonts w:hint="eastAsia" w:ascii="微软雅黑" w:hAnsi="微软雅黑"/>
          <w:b/>
          <w:bCs/>
          <w:szCs w:val="21"/>
        </w:rPr>
        <w:t>总体说明：使用成品检测流程中罐装报检；</w:t>
      </w:r>
    </w:p>
    <w:p w14:paraId="252D43F7">
      <w:pPr>
        <w:ind w:firstLineChars="0"/>
        <w:rPr>
          <w:rFonts w:ascii="微软雅黑" w:hAnsi="微软雅黑"/>
          <w:b/>
          <w:bCs/>
          <w:szCs w:val="21"/>
        </w:rPr>
      </w:pPr>
      <w:r>
        <w:rPr>
          <w:rFonts w:hint="eastAsia" w:ascii="微软雅黑" w:hAnsi="微软雅黑"/>
          <w:b/>
          <w:bCs/>
          <w:szCs w:val="21"/>
        </w:rPr>
        <w:t>流程图：参考流程</w:t>
      </w:r>
    </w:p>
    <w:p w14:paraId="522E7040">
      <w:pPr>
        <w:ind w:firstLineChars="0"/>
        <w:jc w:val="center"/>
        <w:rPr>
          <w:rFonts w:hint="eastAsia" w:ascii="微软雅黑" w:hAnsi="微软雅黑"/>
          <w:b/>
          <w:bCs/>
          <w:szCs w:val="21"/>
        </w:rPr>
      </w:pPr>
      <w:r>
        <w:drawing>
          <wp:inline distT="0" distB="0" distL="0" distR="0">
            <wp:extent cx="2870200" cy="4627880"/>
            <wp:effectExtent l="0" t="0" r="6350" b="1270"/>
            <wp:docPr id="16972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31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4555" cy="463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EC8C">
      <w:pPr>
        <w:pStyle w:val="64"/>
        <w:numPr>
          <w:ilvl w:val="0"/>
          <w:numId w:val="5"/>
        </w:numPr>
        <w:ind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报检页面：</w:t>
      </w:r>
    </w:p>
    <w:p w14:paraId="5EE3F42F">
      <w:pPr>
        <w:pStyle w:val="64"/>
        <w:ind w:left="840" w:firstLine="0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字段：物料、规格书、生产批号、取样日期、小样数量、备注；</w:t>
      </w:r>
    </w:p>
    <w:p w14:paraId="07C9B56B">
      <w:pPr>
        <w:pStyle w:val="64"/>
        <w:ind w:left="840" w:firstLine="0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按钮：</w:t>
      </w:r>
    </w:p>
    <w:p w14:paraId="34A7BC0E">
      <w:pPr>
        <w:pStyle w:val="64"/>
        <w:ind w:left="840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提交：逻辑***</w:t>
      </w:r>
    </w:p>
    <w:p w14:paraId="1DB8B189">
      <w:pPr>
        <w:pStyle w:val="64"/>
        <w:ind w:left="840" w:firstLineChars="0"/>
        <w:rPr>
          <w:rFonts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生成样品：逻辑***</w:t>
      </w:r>
    </w:p>
    <w:p w14:paraId="338545CE">
      <w:pPr>
        <w:pStyle w:val="64"/>
        <w:ind w:left="84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、、、</w:t>
      </w:r>
    </w:p>
    <w:p w14:paraId="6A1B98B9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B.</w:t>
      </w:r>
      <w:r>
        <w:rPr>
          <w:rFonts w:hint="eastAsia"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样品表格： 小样编号（批号+序号）、序号、</w:t>
      </w:r>
      <w:r>
        <w:rPr>
          <w:rFonts w:hint="eastAsia" w:ascii="微软雅黑" w:hAnsi="微软雅黑"/>
          <w:b/>
          <w:bCs/>
          <w:color w:val="EE0000"/>
          <w:szCs w:val="21"/>
        </w:rPr>
        <w:t>选小样瓶子</w:t>
      </w:r>
      <w:r>
        <w:rPr>
          <w:rFonts w:hint="eastAsia" w:ascii="微软雅黑" w:hAnsi="微软雅黑"/>
          <w:szCs w:val="21"/>
        </w:rPr>
        <w:t>，按规格书生成样品及项目；打印小样标签。</w:t>
      </w:r>
    </w:p>
    <w:p w14:paraId="3FBECF64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C.</w:t>
      </w:r>
      <w:r>
        <w:rPr>
          <w:rFonts w:hint="eastAsia"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检测环节：按样品及项目进行检测组匹配测试；</w:t>
      </w:r>
    </w:p>
    <w:p w14:paraId="16271588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D.</w:t>
      </w:r>
      <w:r>
        <w:rPr>
          <w:rFonts w:hint="eastAsia"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终止样品：如样测试不合格进行删除；如果单据只有一个样品，则单据删除；选择的小样瓶子进行释放；</w:t>
      </w:r>
    </w:p>
    <w:p w14:paraId="7471D2F4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E.</w:t>
      </w:r>
      <w:r>
        <w:rPr>
          <w:rFonts w:hint="eastAsia"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报告编制：都不出报告；</w:t>
      </w:r>
    </w:p>
    <w:p w14:paraId="4DB6BE98">
      <w:pPr>
        <w:ind w:firstLine="42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F.</w:t>
      </w:r>
      <w:r>
        <w:rPr>
          <w:rFonts w:hint="eastAsia"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数据审核完成后提交时生成小样管理台账；</w:t>
      </w:r>
    </w:p>
    <w:p w14:paraId="76BAB30B">
      <w:pPr>
        <w:pStyle w:val="54"/>
        <w:rPr>
          <w:rFonts w:hint="eastAsia"/>
        </w:rPr>
      </w:pPr>
      <w:bookmarkStart w:id="23" w:name="_Toc223013516"/>
      <w:r>
        <w:rPr>
          <w:rFonts w:hint="eastAsia"/>
        </w:rPr>
        <w:t>小样管理</w:t>
      </w:r>
      <w:bookmarkEnd w:id="23"/>
    </w:p>
    <w:p w14:paraId="7373A76D">
      <w:pPr>
        <w:pStyle w:val="64"/>
        <w:numPr>
          <w:ilvl w:val="0"/>
          <w:numId w:val="6"/>
        </w:numPr>
        <w:ind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  <w:b/>
          <w:bCs/>
        </w:rPr>
        <w:t>表格字段</w:t>
      </w:r>
      <w:r>
        <w:rPr>
          <w:rFonts w:hint="eastAsia" w:ascii="微软雅黑" w:hAnsi="微软雅黑"/>
        </w:rPr>
        <w:t>：</w:t>
      </w:r>
      <w:r>
        <w:rPr>
          <w:rFonts w:hint="eastAsia"/>
        </w:rPr>
        <w:t>物料名称、生产批号、取样日期、小样编号、备注、状态管理（未用、已用、返样）、发货单据号、发货批次、属性（先行样、随车样）；</w:t>
      </w:r>
    </w:p>
    <w:p w14:paraId="36EAF94F">
      <w:pPr>
        <w:pStyle w:val="64"/>
        <w:numPr>
          <w:ilvl w:val="0"/>
          <w:numId w:val="6"/>
        </w:numPr>
        <w:ind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</w:rPr>
        <w:t>按钮说明</w:t>
      </w:r>
      <w:r>
        <w:rPr>
          <w:rFonts w:hint="eastAsia" w:ascii="微软雅黑" w:hAnsi="微软雅黑"/>
        </w:rPr>
        <w:t>：</w:t>
      </w:r>
    </w:p>
    <w:p w14:paraId="6F6B1726">
      <w:pPr>
        <w:pStyle w:val="64"/>
        <w:ind w:left="860" w:firstLine="0" w:firstLineChars="0"/>
        <w:rPr>
          <w:rFonts w:hint="eastAsia"/>
        </w:rPr>
      </w:pPr>
      <w:r>
        <w:rPr>
          <w:rFonts w:hint="eastAsia" w:ascii="微软雅黑" w:hAnsi="微软雅黑"/>
        </w:rPr>
        <w:t>1.</w:t>
      </w:r>
      <w:r>
        <w:rPr>
          <w:rFonts w:hint="eastAsia" w:ascii="微软雅黑" w:hAnsi="微软雅黑"/>
          <w:b/>
          <w:bCs/>
        </w:rPr>
        <w:t>设置返样</w:t>
      </w:r>
      <w:r>
        <w:rPr>
          <w:rFonts w:hint="eastAsia" w:ascii="微软雅黑" w:hAnsi="微软雅黑"/>
        </w:rPr>
        <w:t>：未使用的样品进行设置返样</w:t>
      </w:r>
      <w:r>
        <w:rPr>
          <w:rFonts w:hint="eastAsia"/>
        </w:rPr>
        <w:t>，如果已过期或不合格则手动处理；</w:t>
      </w:r>
    </w:p>
    <w:p w14:paraId="7A6409A2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 xml:space="preserve">2. </w:t>
      </w:r>
      <w:r>
        <w:rPr>
          <w:rFonts w:hint="eastAsia" w:ascii="微软雅黑" w:hAnsi="微软雅黑"/>
          <w:b/>
          <w:bCs/>
          <w:szCs w:val="21"/>
        </w:rPr>
        <w:t>小样释放</w:t>
      </w:r>
      <w:r>
        <w:rPr>
          <w:rFonts w:hint="eastAsia" w:ascii="微软雅黑" w:hAnsi="微软雅黑"/>
          <w:szCs w:val="21"/>
        </w:rPr>
        <w:t>：对已绑定单据的小样进行释放，校验：引用到发货流程中的样品且该样品处在“样品采集“环节的报检单，允许释放，释放后报检单中存储的小样关系进行删除，小样中绑定的发货批次或发货报检单进行删除；</w:t>
      </w:r>
    </w:p>
    <w:p w14:paraId="6AD27D5E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 xml:space="preserve">3. </w:t>
      </w:r>
      <w:r>
        <w:rPr>
          <w:rFonts w:hint="eastAsia" w:ascii="微软雅黑" w:hAnsi="微软雅黑"/>
          <w:b/>
          <w:bCs/>
          <w:szCs w:val="21"/>
        </w:rPr>
        <w:t>设置先行样</w:t>
      </w:r>
      <w:r>
        <w:rPr>
          <w:rFonts w:hint="eastAsia" w:ascii="微软雅黑" w:hAnsi="微软雅黑"/>
          <w:szCs w:val="21"/>
        </w:rPr>
        <w:t>：选择小样进行设置，输入：选规格书，同时判定是否满足当前客户标准，带出客户名称、填写发货批次号（样品批号），带出小样的取样日期、备样人、复检人、样品类型（桶、槽车），同时生成出库编号、小样瓶子上回填发货批次号；</w:t>
      </w:r>
    </w:p>
    <w:p w14:paraId="2820602F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 xml:space="preserve">4. </w:t>
      </w:r>
      <w:r>
        <w:rPr>
          <w:rFonts w:hint="eastAsia" w:ascii="微软雅黑" w:hAnsi="微软雅黑"/>
          <w:b/>
          <w:bCs/>
          <w:szCs w:val="21"/>
        </w:rPr>
        <w:t>打印先行样标签</w:t>
      </w:r>
      <w:r>
        <w:rPr>
          <w:rFonts w:hint="eastAsia" w:ascii="微软雅黑" w:hAnsi="微软雅黑"/>
          <w:szCs w:val="21"/>
        </w:rPr>
        <w:t>：小样设置好之后，可进行标签打印，打印瓶子固定资产标签。</w:t>
      </w:r>
    </w:p>
    <w:p w14:paraId="7D16A73D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</w:p>
    <w:p w14:paraId="691AC9E4">
      <w:pPr>
        <w:pStyle w:val="54"/>
        <w:ind w:left="851"/>
        <w:rPr>
          <w:rFonts w:hint="eastAsia"/>
        </w:rPr>
      </w:pPr>
      <w:bookmarkStart w:id="24" w:name="_Toc223013517"/>
      <w:r>
        <w:rPr>
          <w:rFonts w:hint="eastAsia"/>
        </w:rPr>
        <w:t>发货单据关联小样</w:t>
      </w:r>
      <w:bookmarkEnd w:id="24"/>
    </w:p>
    <w:p w14:paraId="43C01E0C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 xml:space="preserve">1. </w:t>
      </w:r>
      <w:r>
        <w:rPr>
          <w:rFonts w:hint="eastAsia" w:ascii="微软雅黑" w:hAnsi="微软雅黑"/>
          <w:b/>
          <w:bCs/>
          <w:szCs w:val="21"/>
        </w:rPr>
        <w:t>逻辑</w:t>
      </w:r>
      <w:r>
        <w:rPr>
          <w:rFonts w:hint="eastAsia" w:ascii="微软雅黑" w:hAnsi="微软雅黑"/>
          <w:szCs w:val="21"/>
        </w:rPr>
        <w:t>：发货时需绑定使用哪个小样进行发货，选小样时根据当前单据规格书进行判定是否符合当前标准；选择小样且该报检单据提交，标记该样品为已用，同时关联被哪个批次使用,同时给小样瓶子进行出库编号生成、小样瓶子上回填发货批次号；选择小样时，先匹配该批次是否已绑定小样（先行样），如有则过滤显示出来供选择，如无则展示该物料待用的样品供选择；</w:t>
      </w:r>
    </w:p>
    <w:p w14:paraId="3C4D939E">
      <w:pPr>
        <w:pStyle w:val="64"/>
        <w:ind w:left="860" w:firstLine="0" w:firstLineChars="0"/>
        <w:jc w:val="center"/>
        <w:rPr>
          <w:rFonts w:hint="eastAsia" w:ascii="微软雅黑" w:hAnsi="微软雅黑"/>
          <w:szCs w:val="21"/>
        </w:rPr>
      </w:pPr>
      <w:r>
        <w:drawing>
          <wp:inline distT="0" distB="0" distL="0" distR="0">
            <wp:extent cx="3223260" cy="1864995"/>
            <wp:effectExtent l="0" t="0" r="0" b="1905"/>
            <wp:docPr id="23487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742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8496" cy="18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E566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2. 打印随行样标签</w:t>
      </w:r>
    </w:p>
    <w:p w14:paraId="2D813B18">
      <w:pPr>
        <w:pStyle w:val="64"/>
        <w:ind w:left="860" w:firstLine="0" w:firstLineChars="0"/>
        <w:jc w:val="center"/>
        <w:rPr>
          <w:rFonts w:hint="eastAsia" w:ascii="微软雅黑" w:hAnsi="微软雅黑"/>
          <w:szCs w:val="21"/>
        </w:rPr>
      </w:pPr>
    </w:p>
    <w:p w14:paraId="51C4D4AB">
      <w:pPr>
        <w:pStyle w:val="54"/>
        <w:ind w:left="851"/>
        <w:rPr>
          <w:rFonts w:hint="eastAsia"/>
        </w:rPr>
      </w:pPr>
      <w:bookmarkStart w:id="25" w:name="_Toc223013518"/>
      <w:r>
        <w:rPr>
          <w:rFonts w:hint="eastAsia"/>
        </w:rPr>
        <w:t>每周/月/年统计样品数量、样品瓶形成使用履历</w:t>
      </w:r>
      <w:bookmarkEnd w:id="25"/>
    </w:p>
    <w:p w14:paraId="071F92DE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逻辑：</w:t>
      </w:r>
    </w:p>
    <w:p w14:paraId="615213F5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查询条件</w:t>
      </w:r>
      <w:r>
        <w:rPr>
          <w:rFonts w:hint="eastAsia" w:ascii="微软雅黑" w:hAnsi="微软雅黑"/>
          <w:szCs w:val="21"/>
        </w:rPr>
        <w:t>：发货日期、物料、客户、厂区</w:t>
      </w:r>
    </w:p>
    <w:p w14:paraId="24D47885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表格字段</w:t>
      </w:r>
      <w:r>
        <w:rPr>
          <w:rFonts w:hint="eastAsia" w:ascii="微软雅黑" w:hAnsi="微软雅黑"/>
          <w:szCs w:val="21"/>
        </w:rPr>
        <w:t>：发货时间、物料、发货客户、送样规格（瓶子规格）、样品数量（发货多少样品，瓶子使用次数）、瓶子数量（瓶子累计使用次数）、返回数量（按使用记录返回时间进行统计次数）、报废数量（使用记录中报废状态）；</w:t>
      </w:r>
    </w:p>
    <w:p w14:paraId="062049FB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柱状图</w:t>
      </w:r>
      <w:r>
        <w:rPr>
          <w:rFonts w:hint="eastAsia" w:ascii="微软雅黑" w:hAnsi="微软雅黑"/>
          <w:szCs w:val="21"/>
        </w:rPr>
        <w:t xml:space="preserve">: </w:t>
      </w:r>
    </w:p>
    <w:p w14:paraId="1FC2D67C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工作量统计：按时间区间筛选、按物料统计；</w:t>
      </w:r>
    </w:p>
    <w:p w14:paraId="10AB24A6">
      <w:pPr>
        <w:pStyle w:val="64"/>
        <w:ind w:left="860" w:firstLine="0" w:firstLineChars="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瓶子回收统计：按时间区间、物料筛选、按客户、物料维度统计：瓶子数量、返回数量；返回数量/瓶子数量=回收率；瓶子损坏率：报废数量/瓶子数量；</w:t>
      </w:r>
    </w:p>
    <w:p w14:paraId="10A9A05E">
      <w:pPr>
        <w:pStyle w:val="3"/>
        <w:numPr>
          <w:ilvl w:val="1"/>
          <w:numId w:val="1"/>
        </w:numPr>
        <w:rPr>
          <w:rFonts w:hint="eastAsia"/>
        </w:rPr>
      </w:pPr>
      <w:bookmarkStart w:id="26" w:name="_Toc223013519"/>
      <w:r>
        <w:rPr>
          <w:rFonts w:hint="eastAsia"/>
        </w:rPr>
        <w:t>ICP-MS-QC/加标回收率</w:t>
      </w:r>
      <w:bookmarkEnd w:id="26"/>
    </w:p>
    <w:p w14:paraId="5679E221">
      <w:pPr>
        <w:ind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按产品做规格书、维护QC的规格线范围，内控线维护加标回收率的范围；</w:t>
      </w:r>
    </w:p>
    <w:p w14:paraId="1CE4FDBB">
      <w:pPr>
        <w:ind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ICPMS导出文件中样品名称命名：规格书版本号+日期时间+加标前、加标后、加标回收率；</w:t>
      </w:r>
    </w:p>
    <w:p w14:paraId="17E6BE6F">
      <w:pPr>
        <w:ind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根据设备采集解析的数据进行提取，同时选择对应规格书，进行项目生成并判定结论； 同时记录：检测设备、采集时间、采集人、及数据；</w:t>
      </w:r>
    </w:p>
    <w:p w14:paraId="0A247774">
      <w:pPr>
        <w:ind w:firstLine="42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 xml:space="preserve">加标前、加标后、加标回收率按采集进行存储； QC页根据公式= </w:t>
      </w:r>
      <w:del w:id="0" w:author="LIU YI ZHANG" w:date="2026-02-26T15:30:00Z">
        <w:r>
          <w:rPr>
            <w:rFonts w:hint="eastAsia"/>
          </w:rPr>
          <w:delText>=</w:delText>
        </w:r>
      </w:del>
      <w:r>
        <w:rPr>
          <w:rFonts w:hint="eastAsia"/>
        </w:rPr>
        <w:t>加标后</w:t>
      </w:r>
      <w:ins w:id="1" w:author="LIU YI ZHANG" w:date="2026-02-26T15:30:00Z">
        <w:r>
          <w:rPr>
            <w:rFonts w:hint="eastAsia"/>
          </w:rPr>
          <w:t>-</w:t>
        </w:r>
      </w:ins>
      <w:r>
        <w:rPr>
          <w:rFonts w:hint="eastAsia"/>
        </w:rPr>
        <w:t>加标前；按导出文件的样品名称进行匹配；</w:t>
      </w:r>
    </w:p>
    <w:p w14:paraId="3407496D">
      <w:pPr>
        <w:ind w:firstLine="420"/>
        <w:rPr>
          <w:rFonts w:hint="eastAsia"/>
        </w:rPr>
      </w:pPr>
      <w:r>
        <w:drawing>
          <wp:inline distT="0" distB="0" distL="0" distR="0">
            <wp:extent cx="5274310" cy="2145030"/>
            <wp:effectExtent l="0" t="0" r="2540" b="7620"/>
            <wp:docPr id="434860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083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9B7D">
      <w:pPr>
        <w:ind w:firstLine="420"/>
        <w:rPr>
          <w:rFonts w:hint="eastAsia"/>
        </w:rPr>
      </w:pPr>
      <w:r>
        <w:drawing>
          <wp:inline distT="0" distB="0" distL="0" distR="0">
            <wp:extent cx="5274310" cy="2145030"/>
            <wp:effectExtent l="0" t="0" r="2540" b="7620"/>
            <wp:docPr id="90216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922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C96C">
      <w:pPr>
        <w:ind w:firstLine="420"/>
        <w:rPr>
          <w:rFonts w:hint="eastAsia"/>
        </w:rPr>
      </w:pPr>
      <w:r>
        <w:drawing>
          <wp:inline distT="0" distB="0" distL="0" distR="0">
            <wp:extent cx="5274310" cy="2145030"/>
            <wp:effectExtent l="0" t="0" r="2540" b="7620"/>
            <wp:docPr id="185002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5211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2B39">
      <w:pPr>
        <w:ind w:firstLine="420"/>
        <w:rPr>
          <w:rFonts w:hint="eastAsia"/>
        </w:rPr>
      </w:pPr>
      <w:r>
        <w:drawing>
          <wp:inline distT="0" distB="0" distL="0" distR="0">
            <wp:extent cx="5274310" cy="2145030"/>
            <wp:effectExtent l="0" t="0" r="2540" b="7620"/>
            <wp:docPr id="1914964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64450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EE44">
      <w:pPr>
        <w:ind w:firstLine="420"/>
        <w:rPr>
          <w:rFonts w:hint="eastAsia"/>
        </w:rPr>
      </w:pPr>
    </w:p>
    <w:p w14:paraId="2A608843">
      <w:pPr>
        <w:pStyle w:val="3"/>
        <w:numPr>
          <w:ilvl w:val="1"/>
          <w:numId w:val="1"/>
        </w:numPr>
        <w:rPr>
          <w:rFonts w:hint="eastAsia"/>
        </w:rPr>
      </w:pPr>
      <w:bookmarkStart w:id="27" w:name="_Toc223013520"/>
      <w:r>
        <w:rPr>
          <w:rFonts w:hint="eastAsia"/>
        </w:rPr>
        <w:t>ICP-MS-核查样</w:t>
      </w:r>
      <w:bookmarkEnd w:id="27"/>
    </w:p>
    <w:p w14:paraId="545838D9">
      <w:pPr>
        <w:ind w:firstLine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按产品做规格书、规格线维护合格范围；</w:t>
      </w:r>
    </w:p>
    <w:p w14:paraId="5789B3BF">
      <w:pPr>
        <w:ind w:firstLine="4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ICPMS导出文件中样品名称命名：规格书版本号+日期时间+核查样；</w:t>
      </w:r>
    </w:p>
    <w:p w14:paraId="58C19B33">
      <w:pPr>
        <w:ind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采集时根据当天的数据，按核查样关键字进行读取数据进行存储，并按规格书进行判定；</w:t>
      </w:r>
    </w:p>
    <w:p w14:paraId="166BD430">
      <w:pPr>
        <w:ind w:firstLine="420"/>
        <w:rPr>
          <w:rFonts w:hint="eastAsia"/>
        </w:rPr>
      </w:pPr>
    </w:p>
    <w:p w14:paraId="41B7F50D">
      <w:pPr>
        <w:pStyle w:val="3"/>
        <w:numPr>
          <w:ilvl w:val="1"/>
          <w:numId w:val="1"/>
        </w:numPr>
        <w:rPr>
          <w:rFonts w:hint="eastAsia"/>
        </w:rPr>
      </w:pPr>
      <w:bookmarkStart w:id="28" w:name="_Toc223013521"/>
      <w:r>
        <w:rPr>
          <w:rFonts w:hint="eastAsia"/>
        </w:rPr>
        <w:t>ICP-MS-标准曲线/调谐记录</w:t>
      </w:r>
      <w:bookmarkEnd w:id="28"/>
    </w:p>
    <w:p w14:paraId="4940D5BB">
      <w:pPr>
        <w:ind w:firstLine="420"/>
        <w:rPr>
          <w:rFonts w:hint="eastAsia"/>
        </w:rPr>
      </w:pPr>
      <w:r>
        <w:rPr>
          <w:rFonts w:hint="eastAsia"/>
        </w:rPr>
        <w:t>做单独菜单，维护表格存放导出的PDF文件；</w:t>
      </w:r>
    </w:p>
    <w:p w14:paraId="575430E3">
      <w:pPr>
        <w:ind w:firstLine="420"/>
        <w:rPr>
          <w:rFonts w:hint="eastAsia"/>
        </w:rPr>
      </w:pPr>
      <w:r>
        <w:rPr>
          <w:rFonts w:hint="eastAsia"/>
        </w:rPr>
        <w:t>字段：产品名称、检测日期、仪器编号、上传人、附件、备注；</w:t>
      </w:r>
    </w:p>
    <w:p w14:paraId="53E45905">
      <w:pPr>
        <w:ind w:firstLine="420"/>
        <w:rPr>
          <w:rFonts w:hint="eastAsia"/>
        </w:rPr>
      </w:pPr>
    </w:p>
    <w:p w14:paraId="7A37E583">
      <w:pPr>
        <w:ind w:firstLine="420"/>
        <w:rPr>
          <w:rFonts w:hint="eastAsia"/>
        </w:rPr>
      </w:pPr>
    </w:p>
    <w:p w14:paraId="4D6CC47B">
      <w:pPr>
        <w:pStyle w:val="3"/>
        <w:numPr>
          <w:ilvl w:val="1"/>
          <w:numId w:val="1"/>
        </w:numPr>
        <w:rPr>
          <w:rFonts w:hint="eastAsia"/>
        </w:rPr>
      </w:pPr>
      <w:bookmarkStart w:id="29" w:name="_Toc223013522"/>
      <w:r>
        <w:rPr>
          <w:rFonts w:hint="eastAsia"/>
        </w:rPr>
        <w:t>样品追溯</w:t>
      </w:r>
      <w:bookmarkEnd w:id="29"/>
    </w:p>
    <w:p w14:paraId="60BA801E">
      <w:pPr>
        <w:ind w:firstLineChars="0"/>
        <w:rPr>
          <w:rFonts w:hint="eastAsia"/>
        </w:rPr>
      </w:pPr>
      <w:r>
        <w:rPr>
          <w:rFonts w:hint="eastAsia"/>
        </w:rPr>
        <w:t xml:space="preserve"> 1. 灌装操作人员每灌装一桶进行二维码张贴，二维码含样品批号和桶号；标签由生产打印；</w:t>
      </w:r>
    </w:p>
    <w:p w14:paraId="6DD1EC24">
      <w:pPr>
        <w:ind w:firstLine="420" w:firstLineChars="0"/>
        <w:rPr>
          <w:rFonts w:hint="eastAsia"/>
        </w:rPr>
      </w:pPr>
      <w:r>
        <w:rPr>
          <w:rFonts w:hint="eastAsia"/>
        </w:rPr>
        <w:t>二维码中：需包含批次号和桶号；如 批次号&amp;桶号；</w:t>
      </w:r>
    </w:p>
    <w:p w14:paraId="295D1AD7">
      <w:pPr>
        <w:ind w:firstLine="420" w:firstLineChars="0"/>
        <w:jc w:val="center"/>
        <w:rPr>
          <w:rFonts w:hint="eastAsia"/>
        </w:rPr>
      </w:pPr>
      <w:bookmarkStart w:id="39" w:name="_GoBack"/>
      <w:r>
        <w:drawing>
          <wp:inline distT="0" distB="0" distL="0" distR="0">
            <wp:extent cx="4389120" cy="2461895"/>
            <wp:effectExtent l="0" t="0" r="11430" b="14605"/>
            <wp:docPr id="90717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319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9"/>
    </w:p>
    <w:p w14:paraId="73DB6406">
      <w:pPr>
        <w:ind w:firstLine="420"/>
        <w:rPr>
          <w:rFonts w:hint="eastAsia"/>
        </w:rPr>
      </w:pPr>
      <w:r>
        <w:rPr>
          <w:rFonts w:hint="eastAsia"/>
        </w:rPr>
        <w:t>2. 需要生产人员取样时，工艺员报检时生成带二维码的取样标签；</w:t>
      </w:r>
    </w:p>
    <w:p w14:paraId="429923AE">
      <w:pPr>
        <w:ind w:firstLine="630" w:firstLineChars="300"/>
        <w:rPr>
          <w:rFonts w:hint="eastAsia"/>
        </w:rPr>
      </w:pPr>
      <w:r>
        <w:rPr>
          <w:rFonts w:hint="eastAsia"/>
          <w:b/>
          <w:bCs/>
        </w:rPr>
        <w:t>步骤逻辑</w:t>
      </w:r>
      <w:r>
        <w:rPr>
          <w:rFonts w:hint="eastAsia"/>
        </w:rPr>
        <w:t>：取样时，扫描灌装桶上二维码+取样标签二维码，两者一致时方可取样，取样后送至实验室，实验室接收样品扫描取样标签LIMS完成校验，生成样品编号&amp;项目，提交后进入结果录入环节；</w:t>
      </w:r>
    </w:p>
    <w:p w14:paraId="07FA9A76">
      <w:pPr>
        <w:ind w:left="1050" w:leftChars="300" w:hanging="420" w:hangingChars="200"/>
        <w:rPr>
          <w:rFonts w:hint="eastAsia"/>
        </w:rPr>
      </w:pPr>
      <w:r>
        <w:rPr>
          <w:rFonts w:hint="eastAsia"/>
          <w:b/>
          <w:bCs/>
        </w:rPr>
        <w:t>方案</w:t>
      </w:r>
      <w:r>
        <w:rPr>
          <w:rFonts w:hint="eastAsia"/>
        </w:rPr>
        <w:t>：1.灌装报检：增加取样桶号字段，如取样前中后，则输入1，3，5;按逗号分隔；同时增加打印标签功能；2. 取样环节生成样品时，按桶号进行自动拆分并填充样品序号，同时生成样品编号；</w:t>
      </w:r>
    </w:p>
    <w:p w14:paraId="340468F3">
      <w:pPr>
        <w:ind w:left="1050" w:leftChars="500" w:firstLine="0" w:firstLineChars="0"/>
        <w:rPr>
          <w:rFonts w:hint="eastAsia"/>
        </w:rPr>
      </w:pPr>
      <w:r>
        <w:rPr>
          <w:rFonts w:hint="eastAsia"/>
        </w:rPr>
        <w:t>3.增加APP扫码功能，取样时扫码：包装桶、取样桶标签进行两码匹配绑定；</w:t>
      </w:r>
    </w:p>
    <w:p w14:paraId="283B0214">
      <w:pPr>
        <w:ind w:left="1050" w:leftChars="500" w:firstLine="0" w:firstLineChars="0"/>
        <w:rPr>
          <w:rFonts w:hint="eastAsia"/>
        </w:rPr>
      </w:pPr>
      <w:r>
        <w:rPr>
          <w:rFonts w:hint="eastAsia"/>
        </w:rPr>
        <w:t>4.取样完成后，在根据报检单据进行取样桶和报检单据进行绑定；无误后可进行提交及样品生成；</w:t>
      </w:r>
    </w:p>
    <w:p w14:paraId="7ACB7DE6">
      <w:pPr>
        <w:ind w:firstLine="420"/>
        <w:rPr>
          <w:rFonts w:hint="eastAsia"/>
        </w:rPr>
      </w:pPr>
      <w:r>
        <w:drawing>
          <wp:inline distT="0" distB="0" distL="0" distR="0">
            <wp:extent cx="5274310" cy="1456690"/>
            <wp:effectExtent l="0" t="0" r="2540" b="0"/>
            <wp:docPr id="677651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1055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C914">
      <w:pPr>
        <w:ind w:firstLine="42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取样环节：取消OQC生成样品，取消补加样品功能；</w:t>
      </w:r>
    </w:p>
    <w:p w14:paraId="6B93ED17">
      <w:pPr>
        <w:pStyle w:val="3"/>
        <w:numPr>
          <w:ilvl w:val="1"/>
          <w:numId w:val="1"/>
        </w:numPr>
        <w:rPr>
          <w:rFonts w:hint="eastAsia"/>
        </w:rPr>
      </w:pPr>
      <w:bookmarkStart w:id="30" w:name="_Toc223013523"/>
      <w:r>
        <w:rPr>
          <w:rFonts w:hint="eastAsia"/>
        </w:rPr>
        <w:t>溶液管理</w:t>
      </w:r>
      <w:bookmarkEnd w:id="30"/>
    </w:p>
    <w:p w14:paraId="24FB69B1">
      <w:pPr>
        <w:ind w:firstLine="420"/>
        <w:rPr>
          <w:rFonts w:hint="eastAsia" w:ascii="微软雅黑" w:hAnsi="微软雅黑"/>
          <w:szCs w:val="21"/>
        </w:rPr>
      </w:pPr>
      <w:r>
        <w:rPr>
          <w:rFonts w:ascii="微软雅黑" w:hAnsi="微软雅黑"/>
          <w:b/>
          <w:bCs/>
          <w:szCs w:val="21"/>
        </w:rPr>
        <w:t>总体说明：</w:t>
      </w:r>
      <w:r>
        <w:rPr>
          <w:rFonts w:hint="eastAsia" w:ascii="微软雅黑" w:hAnsi="微软雅黑"/>
          <w:szCs w:val="21"/>
        </w:rPr>
        <w:t>主要用于管理实验室标准溶液。对溶液模块进行功能优化；</w:t>
      </w:r>
    </w:p>
    <w:p w14:paraId="5C127926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1. 溶液配置记录：增加同一个名称的溶液在配制时，带出上一次配制记录中的数据；</w:t>
      </w:r>
    </w:p>
    <w:p w14:paraId="4BBE9C71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2. 根据模板，可生成生成在用的溶液配制清单。</w:t>
      </w:r>
    </w:p>
    <w:p w14:paraId="6A847BA2">
      <w:pPr>
        <w:ind w:firstLine="420"/>
        <w:rPr>
          <w:rFonts w:hint="eastAsia" w:ascii="微软雅黑" w:hAnsi="微软雅黑"/>
          <w:szCs w:val="21"/>
        </w:rPr>
      </w:pPr>
    </w:p>
    <w:p w14:paraId="7787D4DC">
      <w:pPr>
        <w:pStyle w:val="3"/>
        <w:numPr>
          <w:ilvl w:val="1"/>
          <w:numId w:val="1"/>
        </w:numPr>
        <w:rPr>
          <w:rFonts w:hint="eastAsia"/>
        </w:rPr>
      </w:pPr>
      <w:bookmarkStart w:id="31" w:name="_Toc223013524"/>
      <w:r>
        <w:rPr>
          <w:rFonts w:hint="eastAsia"/>
        </w:rPr>
        <w:t>库存管理</w:t>
      </w:r>
      <w:bookmarkEnd w:id="31"/>
    </w:p>
    <w:p w14:paraId="30FDE20D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1. 入库页面：增加入库人1、入库人2字段。入库时填写单价、总价、在货品查询明细中显示单价；</w:t>
      </w:r>
    </w:p>
    <w:p w14:paraId="16D5D661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2. 出库页面：出库选择货品时，按有效期进行递增排序，即快过期在前。</w:t>
      </w:r>
    </w:p>
    <w:p w14:paraId="248E0FEC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3．出库流程调整：</w:t>
      </w:r>
    </w:p>
    <w:p w14:paraId="79058B8D">
      <w:pPr>
        <w:ind w:firstLine="420"/>
        <w:rPr>
          <w:rFonts w:hint="eastAsia" w:ascii="微软雅黑" w:hAnsi="微软雅黑"/>
          <w:szCs w:val="21"/>
        </w:rPr>
      </w:pPr>
      <w:r>
        <w:rPr>
          <w:rFonts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出库页面增加：领用人1、领用人2字段；</w:t>
      </w:r>
    </w:p>
    <w:p w14:paraId="64C7909D">
      <w:pPr>
        <w:ind w:firstLine="420"/>
        <w:rPr>
          <w:rFonts w:hint="eastAsia" w:ascii="微软雅黑" w:hAnsi="微软雅黑"/>
          <w:szCs w:val="21"/>
        </w:rPr>
      </w:pPr>
      <w:r>
        <w:rPr>
          <w:rFonts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库管出库环节办理人为：仓库管理员，有几人则会签几人。</w:t>
      </w:r>
    </w:p>
    <w:p w14:paraId="5703C28E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4.  领用台账调整，如下：</w:t>
      </w:r>
    </w:p>
    <w:p w14:paraId="464BB487">
      <w:pPr>
        <w:ind w:firstLine="420"/>
        <w:jc w:val="center"/>
        <w:rPr>
          <w:rFonts w:hint="eastAsia" w:ascii="微软雅黑" w:hAnsi="微软雅黑"/>
          <w:szCs w:val="21"/>
        </w:rPr>
      </w:pPr>
      <w:r>
        <w:drawing>
          <wp:inline distT="0" distB="0" distL="0" distR="0">
            <wp:extent cx="5274310" cy="2489200"/>
            <wp:effectExtent l="0" t="0" r="2540" b="6350"/>
            <wp:docPr id="202923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509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6AF2">
      <w:pPr>
        <w:ind w:firstLine="420"/>
        <w:jc w:val="center"/>
        <w:rPr>
          <w:rFonts w:hint="eastAsia" w:ascii="微软雅黑" w:hAnsi="微软雅黑"/>
          <w:szCs w:val="21"/>
        </w:rPr>
      </w:pPr>
      <w:r>
        <w:drawing>
          <wp:inline distT="0" distB="0" distL="0" distR="0">
            <wp:extent cx="5274310" cy="2374900"/>
            <wp:effectExtent l="0" t="0" r="2540" b="6350"/>
            <wp:docPr id="171660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00515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9FD4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5. 货品消耗统计</w:t>
      </w:r>
    </w:p>
    <w:p w14:paraId="4EC860A8">
      <w:pPr>
        <w:ind w:firstLine="420"/>
        <w:rPr>
          <w:rFonts w:hint="eastAsia" w:ascii="微软雅黑" w:hAnsi="微软雅黑"/>
          <w:szCs w:val="21"/>
        </w:rPr>
      </w:pPr>
      <w:r>
        <w:rPr>
          <w:rFonts w:ascii="微软雅黑" w:hAnsi="微软雅黑"/>
          <w:szCs w:val="21"/>
        </w:rPr>
        <w:tab/>
      </w:r>
      <w:r>
        <w:rPr>
          <w:rFonts w:hint="eastAsia" w:ascii="微软雅黑" w:hAnsi="微软雅黑"/>
          <w:b/>
          <w:bCs/>
          <w:szCs w:val="21"/>
        </w:rPr>
        <w:t>字段</w:t>
      </w:r>
      <w:r>
        <w:rPr>
          <w:rFonts w:hint="eastAsia" w:ascii="微软雅黑" w:hAnsi="微软雅黑"/>
          <w:szCs w:val="21"/>
        </w:rPr>
        <w:t>：货品类别、货品编号、货品名称、规格、单位、使用数量、总价、单价、当前年度总消耗数量；</w:t>
      </w:r>
    </w:p>
    <w:p w14:paraId="7830E24C">
      <w:pPr>
        <w:ind w:left="420"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逻辑</w:t>
      </w:r>
      <w:r>
        <w:rPr>
          <w:rFonts w:hint="eastAsia" w:ascii="微软雅黑" w:hAnsi="微软雅黑"/>
          <w:szCs w:val="21"/>
        </w:rPr>
        <w:t>：按货品编号分组统计时间维度下对应消耗总量；</w:t>
      </w:r>
    </w:p>
    <w:p w14:paraId="06667294">
      <w:pPr>
        <w:ind w:left="420"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b/>
          <w:bCs/>
          <w:szCs w:val="21"/>
        </w:rPr>
        <w:t>按钮</w:t>
      </w:r>
      <w:r>
        <w:rPr>
          <w:rFonts w:hint="eastAsia" w:ascii="微软雅黑" w:hAnsi="微软雅黑"/>
          <w:szCs w:val="21"/>
        </w:rPr>
        <w:t>：导出表格；</w:t>
      </w:r>
    </w:p>
    <w:p w14:paraId="234639B6">
      <w:pPr>
        <w:ind w:firstLine="420"/>
        <w:rPr>
          <w:rFonts w:hint="eastAsia" w:ascii="微软雅黑" w:hAnsi="微软雅黑"/>
          <w:szCs w:val="21"/>
        </w:rPr>
      </w:pPr>
    </w:p>
    <w:p w14:paraId="5820B975">
      <w:pPr>
        <w:ind w:firstLine="420"/>
        <w:rPr>
          <w:rFonts w:hint="eastAsia" w:ascii="微软雅黑" w:hAnsi="微软雅黑"/>
          <w:szCs w:val="21"/>
        </w:rPr>
      </w:pPr>
    </w:p>
    <w:p w14:paraId="7A779C23">
      <w:pPr>
        <w:pStyle w:val="3"/>
        <w:numPr>
          <w:ilvl w:val="1"/>
          <w:numId w:val="1"/>
        </w:numPr>
        <w:rPr>
          <w:rFonts w:hint="eastAsia"/>
        </w:rPr>
      </w:pPr>
      <w:bookmarkStart w:id="32" w:name="_Toc223013525"/>
      <w:r>
        <w:rPr>
          <w:rFonts w:hint="eastAsia"/>
        </w:rPr>
        <w:t>设备管理</w:t>
      </w:r>
      <w:bookmarkEnd w:id="32"/>
    </w:p>
    <w:p w14:paraId="59ADD45D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综述：设备管理模块统一按组织进行数据隔离，部分人员具备查询全部数据权限。</w:t>
      </w:r>
    </w:p>
    <w:p w14:paraId="7CB8D21E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1. 设备管理页面中，删除维修记录tab；</w:t>
      </w:r>
    </w:p>
    <w:p w14:paraId="5961BD09">
      <w:pPr>
        <w:ind w:firstLine="420"/>
        <w:rPr>
          <w:rFonts w:hint="eastAsia" w:ascii="微软雅黑" w:hAnsi="微软雅黑"/>
          <w:szCs w:val="21"/>
        </w:rPr>
      </w:pPr>
      <w:r>
        <w:rPr>
          <w:rFonts w:hint="eastAsia" w:ascii="微软雅黑" w:hAnsi="微软雅黑"/>
          <w:szCs w:val="21"/>
        </w:rPr>
        <w:t>2. 新增设备管理页面，其页面中只有设备台账及下属维修记录、耗材更换记录tab;</w:t>
      </w:r>
    </w:p>
    <w:p w14:paraId="159DF117">
      <w:pPr>
        <w:ind w:firstLine="420"/>
        <w:rPr>
          <w:rFonts w:hint="eastAsia" w:ascii="微软雅黑" w:hAnsi="微软雅黑"/>
          <w:szCs w:val="21"/>
        </w:rPr>
      </w:pPr>
      <w:r>
        <w:rPr>
          <w:rFonts w:ascii="微软雅黑" w:hAnsi="微软雅黑"/>
          <w:szCs w:val="21"/>
        </w:rPr>
        <w:tab/>
      </w:r>
      <w:r>
        <w:rPr>
          <w:rFonts w:hint="eastAsia" w:ascii="微软雅黑" w:hAnsi="微软雅黑"/>
          <w:szCs w:val="21"/>
        </w:rPr>
        <w:t>耗材更换记录字段：日期、耗材名称、耗材编号、型号、数量、更换人、备注、附件;</w:t>
      </w:r>
    </w:p>
    <w:p w14:paraId="6736CBA1">
      <w:pPr>
        <w:pStyle w:val="4"/>
        <w:rPr>
          <w:rFonts w:hint="eastAsia"/>
        </w:rPr>
      </w:pPr>
      <w:bookmarkStart w:id="33" w:name="_Toc223013526"/>
      <w:r>
        <w:rPr>
          <w:rFonts w:hint="eastAsia"/>
        </w:rPr>
        <w:t>设备校准统计</w:t>
      </w:r>
      <w:bookmarkEnd w:id="33"/>
    </w:p>
    <w:p w14:paraId="3C2EDC3F">
      <w:pPr>
        <w:pStyle w:val="64"/>
        <w:numPr>
          <w:ilvl w:val="0"/>
          <w:numId w:val="7"/>
        </w:numPr>
        <w:ind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设备校准计划统计；如下：按校准完成时间，统计出当前年的校准信息，如下图；建议：缓存更新当前年的设备完成时间，分组存个月的数据;</w:t>
      </w:r>
    </w:p>
    <w:p w14:paraId="6CC420EB">
      <w:pPr>
        <w:pStyle w:val="64"/>
        <w:ind w:left="860" w:firstLine="0" w:firstLineChars="0"/>
        <w:jc w:val="center"/>
        <w:rPr>
          <w:rFonts w:hint="eastAsia" w:ascii="微软雅黑" w:hAnsi="微软雅黑"/>
        </w:rPr>
      </w:pPr>
      <w:r>
        <w:rPr>
          <w:rStyle w:val="33"/>
        </w:rPr>
        <w:drawing>
          <wp:inline distT="0" distB="0" distL="0" distR="0">
            <wp:extent cx="4055745" cy="2797810"/>
            <wp:effectExtent l="0" t="0" r="1905" b="2540"/>
            <wp:docPr id="183957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73156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273" cy="279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D4E0">
      <w:pPr>
        <w:pStyle w:val="64"/>
        <w:numPr>
          <w:ilvl w:val="0"/>
          <w:numId w:val="7"/>
        </w:numPr>
        <w:ind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按设备启用日期，统计台账中设备在各年的台数：</w:t>
      </w:r>
    </w:p>
    <w:p w14:paraId="350678CE">
      <w:pPr>
        <w:pStyle w:val="64"/>
        <w:ind w:left="860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字段： 厂区、年份、总台数（所有设备数）、新增台数（当前年新增台数）；</w:t>
      </w:r>
    </w:p>
    <w:p w14:paraId="54555219">
      <w:pPr>
        <w:pStyle w:val="64"/>
        <w:ind w:left="860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逻辑：切换按厂区，还是按总数进行查询，按厂区显示各厂数据，按总数则看各区合并的数量。</w:t>
      </w:r>
    </w:p>
    <w:p w14:paraId="683B6C0F">
      <w:pPr>
        <w:pStyle w:val="4"/>
        <w:rPr>
          <w:rFonts w:hint="eastAsia"/>
        </w:rPr>
      </w:pPr>
      <w:bookmarkStart w:id="34" w:name="_Toc223013527"/>
      <w:r>
        <w:rPr>
          <w:rFonts w:hint="eastAsia"/>
        </w:rPr>
        <w:t>设备运行记录-动态功能</w:t>
      </w:r>
      <w:bookmarkEnd w:id="34"/>
    </w:p>
    <w:p w14:paraId="4AAD79A1">
      <w:pPr>
        <w:pStyle w:val="64"/>
        <w:numPr>
          <w:ilvl w:val="0"/>
          <w:numId w:val="8"/>
        </w:numPr>
        <w:ind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运行记录标准做版本控制，即表头部分做版本管理；</w:t>
      </w:r>
    </w:p>
    <w:p w14:paraId="7C1FEAD4">
      <w:pPr>
        <w:pStyle w:val="64"/>
        <w:ind w:left="860" w:firstLine="0"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新增：版本号维护功能，批量设置提升版本，同时对旧版本进行单独存储。</w:t>
      </w:r>
    </w:p>
    <w:p w14:paraId="6F80C2F2">
      <w:pPr>
        <w:pStyle w:val="64"/>
        <w:numPr>
          <w:ilvl w:val="0"/>
          <w:numId w:val="8"/>
        </w:numPr>
        <w:ind w:firstLineChars="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数据录入部分，新增时冗余版本号，如有两套版本在本月运行，需要按版本进行区分，即版本切换后，在表头部分可查询到新旧版本对应标准信息。</w:t>
      </w:r>
    </w:p>
    <w:p w14:paraId="39C3A88A">
      <w:pPr>
        <w:pStyle w:val="3"/>
        <w:numPr>
          <w:ilvl w:val="1"/>
          <w:numId w:val="1"/>
        </w:numPr>
        <w:rPr>
          <w:rFonts w:hint="eastAsia"/>
        </w:rPr>
      </w:pPr>
      <w:bookmarkStart w:id="35" w:name="_Toc223013528"/>
      <w:r>
        <w:rPr>
          <w:rFonts w:hint="eastAsia"/>
        </w:rPr>
        <w:t>MSA管理</w:t>
      </w:r>
      <w:bookmarkEnd w:id="35"/>
    </w:p>
    <w:p w14:paraId="22257BE5">
      <w:pPr>
        <w:ind w:firstLine="630" w:firstLineChars="300"/>
        <w:rPr>
          <w:rFonts w:hint="eastAsia"/>
        </w:rPr>
      </w:pPr>
      <w:r>
        <w:rPr>
          <w:rFonts w:hint="eastAsia"/>
        </w:rPr>
        <w:t>MSA（含GRR，线性，偏倚，稳定性四个项目计划表）计划分产品（磷酸/硫酸/双氧水/混配/氨水/.....）完成线下评审后导入到系统，系统按计划日期进行预警，线上表格标黄（距离到期日7天），超过计划日未填写结果（标红）；导入系统后可单独生成计划表（联动查询条件，按条件生成），并带入电子签名，编制日期为数据导入日期；计划表后白色部分为实施结果；可按行上传附件</w:t>
      </w:r>
    </w:p>
    <w:p w14:paraId="130EB7CB">
      <w:pPr>
        <w:ind w:firstLine="0" w:firstLineChars="0"/>
        <w:rPr>
          <w:rFonts w:hint="eastAsia"/>
        </w:rPr>
      </w:pPr>
      <w:r>
        <w:drawing>
          <wp:inline distT="0" distB="0" distL="114300" distR="114300">
            <wp:extent cx="6607810" cy="1443355"/>
            <wp:effectExtent l="0" t="0" r="2540" b="444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91AE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6610350" cy="1570990"/>
            <wp:effectExtent l="0" t="0" r="0" b="0"/>
            <wp:docPr id="453578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7877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9D1F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6610350" cy="1537970"/>
            <wp:effectExtent l="0" t="0" r="0" b="5080"/>
            <wp:docPr id="1565675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5233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9119">
      <w:pPr>
        <w:ind w:firstLine="0" w:firstLineChars="0"/>
        <w:rPr>
          <w:rFonts w:hint="eastAsia"/>
        </w:rPr>
      </w:pPr>
      <w:r>
        <w:drawing>
          <wp:inline distT="0" distB="0" distL="0" distR="0">
            <wp:extent cx="6610350" cy="1526540"/>
            <wp:effectExtent l="0" t="0" r="0" b="0"/>
            <wp:docPr id="334436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36242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0F99">
      <w:pPr>
        <w:ind w:firstLine="0" w:firstLineChars="0"/>
        <w:rPr>
          <w:rFonts w:hint="eastAsia"/>
        </w:rPr>
      </w:pPr>
      <w:r>
        <w:rPr>
          <w:rFonts w:hint="eastAsia"/>
        </w:rPr>
        <w:t>调整逻辑：</w:t>
      </w:r>
    </w:p>
    <w:p w14:paraId="651C3E2B">
      <w:pPr>
        <w:ind w:firstLine="0" w:firstLineChars="0"/>
        <w:rPr>
          <w:rFonts w:hint="eastAsia"/>
        </w:rPr>
      </w:pPr>
      <w:r>
        <w:rPr>
          <w:rFonts w:hint="eastAsia"/>
        </w:rPr>
        <w:t>1. 四个页面查询：默认显示当前年数据，同时可筛选历史年度数据；</w:t>
      </w:r>
    </w:p>
    <w:p w14:paraId="0789D7E8">
      <w:pPr>
        <w:ind w:firstLine="0" w:firstLineChars="0"/>
        <w:rPr>
          <w:rFonts w:hint="eastAsia"/>
        </w:rPr>
      </w:pPr>
      <w:r>
        <w:rPr>
          <w:rFonts w:hint="eastAsia"/>
        </w:rPr>
        <w:t>2. 四个页面新增：复制计划按钮：选择复制数据来源年份和目标年份，确定后创建新年份数据，新创建的数据中：实施日期、实施结果、合格判定、附件，都设置未空；</w:t>
      </w:r>
    </w:p>
    <w:p w14:paraId="4E2CA26B">
      <w:pPr>
        <w:ind w:firstLine="0" w:firstLineChars="0"/>
        <w:jc w:val="center"/>
        <w:rPr>
          <w:rFonts w:hint="eastAsia"/>
        </w:rPr>
      </w:pPr>
      <w:r>
        <w:drawing>
          <wp:inline distT="0" distB="0" distL="0" distR="0">
            <wp:extent cx="1809115" cy="1743075"/>
            <wp:effectExtent l="0" t="0" r="635" b="9525"/>
            <wp:docPr id="146805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372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3286" cy="17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B31F">
      <w:pPr>
        <w:ind w:firstLine="0" w:firstLineChars="0"/>
        <w:rPr>
          <w:rFonts w:hint="eastAsia"/>
        </w:rPr>
      </w:pPr>
      <w:r>
        <w:rPr>
          <w:rFonts w:hint="eastAsia"/>
        </w:rPr>
        <w:t>3. 四个页面结果判定：两个值都合格，才合格：</w:t>
      </w:r>
    </w:p>
    <w:p w14:paraId="6F677457">
      <w:pPr>
        <w:ind w:firstLine="0" w:firstLineChars="0"/>
        <w:rPr>
          <w:rFonts w:hint="eastAsia"/>
        </w:rPr>
      </w:pPr>
      <w:r>
        <w:tab/>
      </w:r>
      <w:r>
        <w:drawing>
          <wp:inline distT="0" distB="0" distL="0" distR="0">
            <wp:extent cx="5274310" cy="1976120"/>
            <wp:effectExtent l="0" t="0" r="2540" b="5080"/>
            <wp:docPr id="1153252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52846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23C4">
      <w:pPr>
        <w:ind w:firstLine="0" w:firstLineChars="0"/>
        <w:rPr>
          <w:rFonts w:hint="eastAsia"/>
        </w:rPr>
      </w:pPr>
    </w:p>
    <w:p w14:paraId="34540147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  <w:bookmarkStart w:id="36" w:name="_Toc223013529"/>
      <w:r>
        <w:rPr>
          <w:rFonts w:hint="eastAsia"/>
        </w:rPr>
        <w:t>统计报表</w:t>
      </w:r>
      <w:bookmarkEnd w:id="36"/>
    </w:p>
    <w:p w14:paraId="15C1CA00">
      <w:pPr>
        <w:ind w:firstLine="0" w:firstLineChars="0"/>
        <w:jc w:val="center"/>
        <w:rPr>
          <w:rFonts w:hint="eastAsia"/>
        </w:rPr>
      </w:pPr>
      <w:r>
        <w:rPr>
          <w:rFonts w:hint="eastAsia"/>
        </w:rPr>
        <w:t>此部分未提交明确需求，待确定后进行补充；</w:t>
      </w:r>
    </w:p>
    <w:p w14:paraId="466F273C">
      <w:pPr>
        <w:pStyle w:val="4"/>
        <w:rPr>
          <w:rFonts w:hint="eastAsia"/>
        </w:rPr>
      </w:pPr>
      <w:bookmarkStart w:id="37" w:name="_Toc223013530"/>
      <w:r>
        <w:rPr>
          <w:rFonts w:hint="eastAsia"/>
        </w:rPr>
        <w:t>产品产量统计表</w:t>
      </w:r>
      <w:bookmarkEnd w:id="37"/>
    </w:p>
    <w:p w14:paraId="3140FC58">
      <w:pPr>
        <w:ind w:firstLine="0" w:firstLineChars="0"/>
        <w:rPr>
          <w:rFonts w:hint="eastAsia"/>
        </w:rPr>
      </w:pPr>
      <w:r>
        <w:tab/>
      </w:r>
      <w:r>
        <w:rPr>
          <w:rFonts w:hint="eastAsia"/>
        </w:rPr>
        <w:t>逻辑：按产品，每月/每年汇总报检批次数量、计算合格率、不合格批次数量，不合格项目列举，与上周/月/年环比情况，形成饼图/柱状图等图表。</w:t>
      </w:r>
    </w:p>
    <w:p w14:paraId="251D83C1">
      <w:pPr>
        <w:pStyle w:val="4"/>
        <w:rPr>
          <w:rFonts w:hint="eastAsia"/>
        </w:rPr>
      </w:pPr>
      <w:bookmarkStart w:id="38" w:name="_Toc223013531"/>
      <w:r>
        <w:rPr>
          <w:rFonts w:hint="eastAsia"/>
        </w:rPr>
        <w:t>原料入厂统计表</w:t>
      </w:r>
      <w:bookmarkEnd w:id="38"/>
    </w:p>
    <w:p w14:paraId="78543709">
      <w:pPr>
        <w:ind w:firstLine="0" w:firstLineChars="0"/>
        <w:rPr>
          <w:rFonts w:hint="eastAsia"/>
        </w:rPr>
      </w:pPr>
      <w:r>
        <w:tab/>
      </w:r>
      <w:r>
        <w:rPr>
          <w:rFonts w:hint="eastAsia"/>
        </w:rPr>
        <w:t>逻辑：每周/月/年汇总原料入厂报检批次数量，计算合格率，不合格批次数量，不合格项目列举，与上周/月/年环比情况，形成饼图/柱状图等图表。</w:t>
      </w:r>
    </w:p>
    <w:p w14:paraId="51D04FC0">
      <w:pPr>
        <w:ind w:firstLine="0" w:firstLineChars="0"/>
        <w:rPr>
          <w:rFonts w:hint="eastAsia"/>
        </w:rPr>
      </w:pPr>
    </w:p>
    <w:sectPr>
      <w:footerReference r:id="rId11" w:type="default"/>
      <w:pgSz w:w="11850" w:h="16783"/>
      <w:pgMar w:top="997" w:right="720" w:bottom="720" w:left="720" w:header="57" w:footer="35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8FE4E">
    <w:pPr>
      <w:pStyle w:val="19"/>
      <w:ind w:firstLine="360"/>
      <w:jc w:val="right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83FC8">
    <w:pPr>
      <w:pStyle w:val="1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D311A">
    <w:pPr>
      <w:pStyle w:val="19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63599605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999050D">
            <w:pPr>
              <w:pStyle w:val="19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639480">
    <w:pPr>
      <w:pStyle w:val="19"/>
      <w:ind w:firstLine="360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42AC7">
    <w:pPr>
      <w:pStyle w:val="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7D013">
    <w:pPr>
      <w:pStyle w:val="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B899B">
    <w:pPr>
      <w:pStyle w:val="2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72A45"/>
    <w:multiLevelType w:val="multilevel"/>
    <w:tmpl w:val="06272A4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isLgl/>
      <w:lvlText w:val="%1.%2"/>
      <w:lvlJc w:val="left"/>
      <w:pPr>
        <w:ind w:left="96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40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000" w:hanging="180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84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440" w:hanging="2520"/>
      </w:pPr>
      <w:rPr>
        <w:rFonts w:hint="default"/>
      </w:rPr>
    </w:lvl>
  </w:abstractNum>
  <w:abstractNum w:abstractNumId="1">
    <w:nsid w:val="342AA7B0"/>
    <w:multiLevelType w:val="singleLevel"/>
    <w:tmpl w:val="342AA7B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6425E87"/>
    <w:multiLevelType w:val="multilevel"/>
    <w:tmpl w:val="36425E8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eastAsia="华文中宋"/>
      </w:rPr>
    </w:lvl>
    <w:lvl w:ilvl="1" w:tentative="0">
      <w:start w:val="1"/>
      <w:numFmt w:val="decimal"/>
      <w:lvlText w:val="%1.%2."/>
      <w:lvlJc w:val="left"/>
      <w:pPr>
        <w:ind w:left="858" w:hanging="575"/>
      </w:pPr>
      <w:rPr>
        <w:lang w:bidi="zh-CN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pStyle w:val="5"/>
      <w:lvlText w:val="%1.%2.%3.%4."/>
      <w:lvlJc w:val="left"/>
      <w:pPr>
        <w:ind w:left="1714" w:hanging="864"/>
      </w:pPr>
      <w:rPr>
        <w:rFonts w:hint="default" w:ascii="Arial" w:hAnsi="Arial" w:cs="Arial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402F0743"/>
    <w:multiLevelType w:val="multilevel"/>
    <w:tmpl w:val="402F0743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12B0A12"/>
    <w:multiLevelType w:val="multilevel"/>
    <w:tmpl w:val="612B0A12"/>
    <w:lvl w:ilvl="0" w:tentative="0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6E5B576E"/>
    <w:multiLevelType w:val="multilevel"/>
    <w:tmpl w:val="6E5B576E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770131CE"/>
    <w:multiLevelType w:val="multilevel"/>
    <w:tmpl w:val="770131CE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7FAA019C"/>
    <w:multiLevelType w:val="multilevel"/>
    <w:tmpl w:val="7FAA019C"/>
    <w:lvl w:ilvl="0" w:tentative="0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U YI ZHANG">
    <w15:presenceInfo w15:providerId="None" w15:userId="LIU YI ZH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hhZWMxNjE1ZjQxZTkwN2Q0YjA0NzJmOWNiMDc0OTgifQ=="/>
  </w:docVars>
  <w:rsids>
    <w:rsidRoot w:val="001F7826"/>
    <w:rsid w:val="0000035A"/>
    <w:rsid w:val="000004EA"/>
    <w:rsid w:val="0000053B"/>
    <w:rsid w:val="00001666"/>
    <w:rsid w:val="000017C8"/>
    <w:rsid w:val="000018FA"/>
    <w:rsid w:val="000032E2"/>
    <w:rsid w:val="00003F3D"/>
    <w:rsid w:val="0000439B"/>
    <w:rsid w:val="000048D7"/>
    <w:rsid w:val="00004A27"/>
    <w:rsid w:val="00004C2B"/>
    <w:rsid w:val="00004C2E"/>
    <w:rsid w:val="000051B2"/>
    <w:rsid w:val="000053B0"/>
    <w:rsid w:val="000061CA"/>
    <w:rsid w:val="00006CCB"/>
    <w:rsid w:val="0000714F"/>
    <w:rsid w:val="000071E9"/>
    <w:rsid w:val="00007289"/>
    <w:rsid w:val="00007398"/>
    <w:rsid w:val="000077C9"/>
    <w:rsid w:val="00010041"/>
    <w:rsid w:val="0001249C"/>
    <w:rsid w:val="00012E22"/>
    <w:rsid w:val="00013057"/>
    <w:rsid w:val="0001348D"/>
    <w:rsid w:val="00014853"/>
    <w:rsid w:val="00015A2C"/>
    <w:rsid w:val="00015AE6"/>
    <w:rsid w:val="00015F0A"/>
    <w:rsid w:val="000166F0"/>
    <w:rsid w:val="00016965"/>
    <w:rsid w:val="00017207"/>
    <w:rsid w:val="00017830"/>
    <w:rsid w:val="00017F48"/>
    <w:rsid w:val="00021E72"/>
    <w:rsid w:val="00022BFF"/>
    <w:rsid w:val="000234C4"/>
    <w:rsid w:val="00024105"/>
    <w:rsid w:val="00025BE2"/>
    <w:rsid w:val="00026295"/>
    <w:rsid w:val="00026405"/>
    <w:rsid w:val="00026809"/>
    <w:rsid w:val="0002719B"/>
    <w:rsid w:val="00027545"/>
    <w:rsid w:val="000276D9"/>
    <w:rsid w:val="00030100"/>
    <w:rsid w:val="000301DB"/>
    <w:rsid w:val="000302FC"/>
    <w:rsid w:val="0003046B"/>
    <w:rsid w:val="00031D74"/>
    <w:rsid w:val="00031ECF"/>
    <w:rsid w:val="000322AD"/>
    <w:rsid w:val="000322CB"/>
    <w:rsid w:val="000322F4"/>
    <w:rsid w:val="00032980"/>
    <w:rsid w:val="00032E8A"/>
    <w:rsid w:val="00032F14"/>
    <w:rsid w:val="000344F5"/>
    <w:rsid w:val="000356F5"/>
    <w:rsid w:val="000364C5"/>
    <w:rsid w:val="000401D3"/>
    <w:rsid w:val="0004053D"/>
    <w:rsid w:val="00041490"/>
    <w:rsid w:val="00042C97"/>
    <w:rsid w:val="000436A6"/>
    <w:rsid w:val="00043747"/>
    <w:rsid w:val="00043790"/>
    <w:rsid w:val="00043984"/>
    <w:rsid w:val="000439D5"/>
    <w:rsid w:val="0004427B"/>
    <w:rsid w:val="00044ED7"/>
    <w:rsid w:val="000453BB"/>
    <w:rsid w:val="0004557E"/>
    <w:rsid w:val="00046578"/>
    <w:rsid w:val="000465FC"/>
    <w:rsid w:val="00050345"/>
    <w:rsid w:val="00050AA9"/>
    <w:rsid w:val="00050BF8"/>
    <w:rsid w:val="00051523"/>
    <w:rsid w:val="0005218F"/>
    <w:rsid w:val="0005323E"/>
    <w:rsid w:val="00053729"/>
    <w:rsid w:val="000538D2"/>
    <w:rsid w:val="00054934"/>
    <w:rsid w:val="000555FA"/>
    <w:rsid w:val="00055A80"/>
    <w:rsid w:val="00055DA3"/>
    <w:rsid w:val="00056599"/>
    <w:rsid w:val="000567B8"/>
    <w:rsid w:val="00056C36"/>
    <w:rsid w:val="00056C79"/>
    <w:rsid w:val="00056C8C"/>
    <w:rsid w:val="00056F9F"/>
    <w:rsid w:val="00061D13"/>
    <w:rsid w:val="00063BE5"/>
    <w:rsid w:val="00063C17"/>
    <w:rsid w:val="000645BE"/>
    <w:rsid w:val="0006520D"/>
    <w:rsid w:val="00065967"/>
    <w:rsid w:val="00067286"/>
    <w:rsid w:val="00067D53"/>
    <w:rsid w:val="0007007F"/>
    <w:rsid w:val="00072277"/>
    <w:rsid w:val="00072406"/>
    <w:rsid w:val="00072BA5"/>
    <w:rsid w:val="00072E7F"/>
    <w:rsid w:val="0007360F"/>
    <w:rsid w:val="0007398E"/>
    <w:rsid w:val="00073E5F"/>
    <w:rsid w:val="00074F78"/>
    <w:rsid w:val="0007545D"/>
    <w:rsid w:val="000754FF"/>
    <w:rsid w:val="0007632A"/>
    <w:rsid w:val="000767CC"/>
    <w:rsid w:val="000773A2"/>
    <w:rsid w:val="00077432"/>
    <w:rsid w:val="000808E9"/>
    <w:rsid w:val="000815B3"/>
    <w:rsid w:val="00081F88"/>
    <w:rsid w:val="000822F8"/>
    <w:rsid w:val="00083913"/>
    <w:rsid w:val="00083A96"/>
    <w:rsid w:val="000849E1"/>
    <w:rsid w:val="0008548E"/>
    <w:rsid w:val="00085713"/>
    <w:rsid w:val="000862AB"/>
    <w:rsid w:val="00086389"/>
    <w:rsid w:val="0008644D"/>
    <w:rsid w:val="000867F8"/>
    <w:rsid w:val="000873E9"/>
    <w:rsid w:val="00087903"/>
    <w:rsid w:val="00087AAE"/>
    <w:rsid w:val="00090360"/>
    <w:rsid w:val="00090662"/>
    <w:rsid w:val="00091127"/>
    <w:rsid w:val="0009151A"/>
    <w:rsid w:val="00093715"/>
    <w:rsid w:val="000938F7"/>
    <w:rsid w:val="0009391B"/>
    <w:rsid w:val="00094AFA"/>
    <w:rsid w:val="00095658"/>
    <w:rsid w:val="00095C43"/>
    <w:rsid w:val="00095E7B"/>
    <w:rsid w:val="00095F50"/>
    <w:rsid w:val="000961A8"/>
    <w:rsid w:val="00096200"/>
    <w:rsid w:val="00096B44"/>
    <w:rsid w:val="00096BB5"/>
    <w:rsid w:val="00097B21"/>
    <w:rsid w:val="000A041E"/>
    <w:rsid w:val="000A127E"/>
    <w:rsid w:val="000A16A7"/>
    <w:rsid w:val="000A1A85"/>
    <w:rsid w:val="000A2BD2"/>
    <w:rsid w:val="000A2F37"/>
    <w:rsid w:val="000A38DB"/>
    <w:rsid w:val="000A3C74"/>
    <w:rsid w:val="000A3FE3"/>
    <w:rsid w:val="000A4301"/>
    <w:rsid w:val="000A459F"/>
    <w:rsid w:val="000A4773"/>
    <w:rsid w:val="000A4C42"/>
    <w:rsid w:val="000A53AC"/>
    <w:rsid w:val="000A5426"/>
    <w:rsid w:val="000A5996"/>
    <w:rsid w:val="000A678F"/>
    <w:rsid w:val="000A6B3B"/>
    <w:rsid w:val="000A7155"/>
    <w:rsid w:val="000A72E8"/>
    <w:rsid w:val="000A7B13"/>
    <w:rsid w:val="000B05A9"/>
    <w:rsid w:val="000B082C"/>
    <w:rsid w:val="000B0975"/>
    <w:rsid w:val="000B1885"/>
    <w:rsid w:val="000B1DCF"/>
    <w:rsid w:val="000B25BE"/>
    <w:rsid w:val="000B2865"/>
    <w:rsid w:val="000B3261"/>
    <w:rsid w:val="000B367D"/>
    <w:rsid w:val="000B4228"/>
    <w:rsid w:val="000B59BE"/>
    <w:rsid w:val="000C0ADE"/>
    <w:rsid w:val="000C2159"/>
    <w:rsid w:val="000C23EB"/>
    <w:rsid w:val="000C251D"/>
    <w:rsid w:val="000C3E99"/>
    <w:rsid w:val="000C4030"/>
    <w:rsid w:val="000C4512"/>
    <w:rsid w:val="000C4725"/>
    <w:rsid w:val="000C4B60"/>
    <w:rsid w:val="000C4E31"/>
    <w:rsid w:val="000C5295"/>
    <w:rsid w:val="000C714E"/>
    <w:rsid w:val="000D0B6B"/>
    <w:rsid w:val="000D122A"/>
    <w:rsid w:val="000D212F"/>
    <w:rsid w:val="000D22BE"/>
    <w:rsid w:val="000D2837"/>
    <w:rsid w:val="000D2A53"/>
    <w:rsid w:val="000D3233"/>
    <w:rsid w:val="000D3419"/>
    <w:rsid w:val="000D3889"/>
    <w:rsid w:val="000D3EB1"/>
    <w:rsid w:val="000D6331"/>
    <w:rsid w:val="000D7558"/>
    <w:rsid w:val="000E28B5"/>
    <w:rsid w:val="000E481D"/>
    <w:rsid w:val="000E4D33"/>
    <w:rsid w:val="000E5D27"/>
    <w:rsid w:val="000E5F8E"/>
    <w:rsid w:val="000E7CB1"/>
    <w:rsid w:val="000F0546"/>
    <w:rsid w:val="000F06F6"/>
    <w:rsid w:val="000F0B12"/>
    <w:rsid w:val="000F1318"/>
    <w:rsid w:val="000F254C"/>
    <w:rsid w:val="000F2DA4"/>
    <w:rsid w:val="000F367D"/>
    <w:rsid w:val="000F43E2"/>
    <w:rsid w:val="000F4ACB"/>
    <w:rsid w:val="000F4B2D"/>
    <w:rsid w:val="000F5257"/>
    <w:rsid w:val="000F5987"/>
    <w:rsid w:val="000F5EA3"/>
    <w:rsid w:val="000F65E5"/>
    <w:rsid w:val="000F6D71"/>
    <w:rsid w:val="000F6DFC"/>
    <w:rsid w:val="000F7942"/>
    <w:rsid w:val="001000F5"/>
    <w:rsid w:val="00100E60"/>
    <w:rsid w:val="00102D64"/>
    <w:rsid w:val="001037D7"/>
    <w:rsid w:val="00103A41"/>
    <w:rsid w:val="00104A63"/>
    <w:rsid w:val="00104F58"/>
    <w:rsid w:val="00106578"/>
    <w:rsid w:val="00106CE8"/>
    <w:rsid w:val="00107376"/>
    <w:rsid w:val="00107951"/>
    <w:rsid w:val="00107E1D"/>
    <w:rsid w:val="0011151C"/>
    <w:rsid w:val="00111662"/>
    <w:rsid w:val="0011202C"/>
    <w:rsid w:val="0011216E"/>
    <w:rsid w:val="0011226C"/>
    <w:rsid w:val="00112648"/>
    <w:rsid w:val="00112C61"/>
    <w:rsid w:val="001130AF"/>
    <w:rsid w:val="00114527"/>
    <w:rsid w:val="0011536D"/>
    <w:rsid w:val="00116009"/>
    <w:rsid w:val="001160BA"/>
    <w:rsid w:val="001161E1"/>
    <w:rsid w:val="00117079"/>
    <w:rsid w:val="00117566"/>
    <w:rsid w:val="00117769"/>
    <w:rsid w:val="00117DD6"/>
    <w:rsid w:val="0012026C"/>
    <w:rsid w:val="00121A72"/>
    <w:rsid w:val="00121BA1"/>
    <w:rsid w:val="001226C5"/>
    <w:rsid w:val="00123207"/>
    <w:rsid w:val="00123D0A"/>
    <w:rsid w:val="00123DBA"/>
    <w:rsid w:val="00123F37"/>
    <w:rsid w:val="00123F63"/>
    <w:rsid w:val="00124855"/>
    <w:rsid w:val="001252C9"/>
    <w:rsid w:val="00125320"/>
    <w:rsid w:val="00125F21"/>
    <w:rsid w:val="001261D7"/>
    <w:rsid w:val="00126DE8"/>
    <w:rsid w:val="00127A12"/>
    <w:rsid w:val="00127D1A"/>
    <w:rsid w:val="0013005D"/>
    <w:rsid w:val="0013018B"/>
    <w:rsid w:val="00130B1B"/>
    <w:rsid w:val="001310E9"/>
    <w:rsid w:val="001319AC"/>
    <w:rsid w:val="00131E85"/>
    <w:rsid w:val="00131EF6"/>
    <w:rsid w:val="00132599"/>
    <w:rsid w:val="00132AE4"/>
    <w:rsid w:val="00133E71"/>
    <w:rsid w:val="001342D8"/>
    <w:rsid w:val="0013453B"/>
    <w:rsid w:val="00134CCE"/>
    <w:rsid w:val="00134E85"/>
    <w:rsid w:val="0013528C"/>
    <w:rsid w:val="001356D9"/>
    <w:rsid w:val="001357F3"/>
    <w:rsid w:val="00135C0C"/>
    <w:rsid w:val="00135F39"/>
    <w:rsid w:val="0013650F"/>
    <w:rsid w:val="001367A6"/>
    <w:rsid w:val="00136D76"/>
    <w:rsid w:val="00136ED0"/>
    <w:rsid w:val="00137D80"/>
    <w:rsid w:val="00137DCA"/>
    <w:rsid w:val="001400A5"/>
    <w:rsid w:val="0014091F"/>
    <w:rsid w:val="001411DD"/>
    <w:rsid w:val="001414CB"/>
    <w:rsid w:val="001414F2"/>
    <w:rsid w:val="001419C8"/>
    <w:rsid w:val="00142EB7"/>
    <w:rsid w:val="0014413A"/>
    <w:rsid w:val="001443B6"/>
    <w:rsid w:val="001447F4"/>
    <w:rsid w:val="001466BA"/>
    <w:rsid w:val="00147065"/>
    <w:rsid w:val="00147359"/>
    <w:rsid w:val="00147AE4"/>
    <w:rsid w:val="00147C98"/>
    <w:rsid w:val="001503C0"/>
    <w:rsid w:val="00150638"/>
    <w:rsid w:val="00150885"/>
    <w:rsid w:val="0015165D"/>
    <w:rsid w:val="00154044"/>
    <w:rsid w:val="00154890"/>
    <w:rsid w:val="00154DE5"/>
    <w:rsid w:val="00155D5E"/>
    <w:rsid w:val="0015620B"/>
    <w:rsid w:val="001575CF"/>
    <w:rsid w:val="00157C34"/>
    <w:rsid w:val="00157CE8"/>
    <w:rsid w:val="00160345"/>
    <w:rsid w:val="00160429"/>
    <w:rsid w:val="0016046F"/>
    <w:rsid w:val="0016117B"/>
    <w:rsid w:val="00161637"/>
    <w:rsid w:val="00161703"/>
    <w:rsid w:val="00162401"/>
    <w:rsid w:val="00162A6E"/>
    <w:rsid w:val="0016493F"/>
    <w:rsid w:val="001649D6"/>
    <w:rsid w:val="001649DD"/>
    <w:rsid w:val="00165122"/>
    <w:rsid w:val="00166977"/>
    <w:rsid w:val="00170065"/>
    <w:rsid w:val="00170189"/>
    <w:rsid w:val="0017143F"/>
    <w:rsid w:val="00171A89"/>
    <w:rsid w:val="00171F3C"/>
    <w:rsid w:val="001723DD"/>
    <w:rsid w:val="001728FC"/>
    <w:rsid w:val="00172C9E"/>
    <w:rsid w:val="00174453"/>
    <w:rsid w:val="0017477A"/>
    <w:rsid w:val="00174815"/>
    <w:rsid w:val="0017521E"/>
    <w:rsid w:val="00175747"/>
    <w:rsid w:val="001761EF"/>
    <w:rsid w:val="00180293"/>
    <w:rsid w:val="001809F1"/>
    <w:rsid w:val="00180D1A"/>
    <w:rsid w:val="0018100E"/>
    <w:rsid w:val="001814E6"/>
    <w:rsid w:val="00181D3D"/>
    <w:rsid w:val="001821A4"/>
    <w:rsid w:val="001833B9"/>
    <w:rsid w:val="0018386E"/>
    <w:rsid w:val="001858E5"/>
    <w:rsid w:val="00185F53"/>
    <w:rsid w:val="00185FE3"/>
    <w:rsid w:val="00186479"/>
    <w:rsid w:val="00186596"/>
    <w:rsid w:val="001867BC"/>
    <w:rsid w:val="0018685C"/>
    <w:rsid w:val="0019056D"/>
    <w:rsid w:val="00190A71"/>
    <w:rsid w:val="00190CD0"/>
    <w:rsid w:val="00191EE9"/>
    <w:rsid w:val="00192A44"/>
    <w:rsid w:val="00193C75"/>
    <w:rsid w:val="00194592"/>
    <w:rsid w:val="00195270"/>
    <w:rsid w:val="00195271"/>
    <w:rsid w:val="00195360"/>
    <w:rsid w:val="001956B5"/>
    <w:rsid w:val="001959B6"/>
    <w:rsid w:val="001960D0"/>
    <w:rsid w:val="001961DC"/>
    <w:rsid w:val="001965E7"/>
    <w:rsid w:val="00196A6A"/>
    <w:rsid w:val="00196BF5"/>
    <w:rsid w:val="001978A5"/>
    <w:rsid w:val="00197991"/>
    <w:rsid w:val="001A1EB2"/>
    <w:rsid w:val="001A3487"/>
    <w:rsid w:val="001A3770"/>
    <w:rsid w:val="001A3F19"/>
    <w:rsid w:val="001A5D07"/>
    <w:rsid w:val="001A63F9"/>
    <w:rsid w:val="001A7A89"/>
    <w:rsid w:val="001B07AE"/>
    <w:rsid w:val="001B1512"/>
    <w:rsid w:val="001B19F5"/>
    <w:rsid w:val="001B3F36"/>
    <w:rsid w:val="001B4B3F"/>
    <w:rsid w:val="001B4B75"/>
    <w:rsid w:val="001B4FE4"/>
    <w:rsid w:val="001B5354"/>
    <w:rsid w:val="001B6506"/>
    <w:rsid w:val="001B69D8"/>
    <w:rsid w:val="001B7EEC"/>
    <w:rsid w:val="001C0717"/>
    <w:rsid w:val="001C1141"/>
    <w:rsid w:val="001C1C70"/>
    <w:rsid w:val="001C32D9"/>
    <w:rsid w:val="001C3AD0"/>
    <w:rsid w:val="001C44E0"/>
    <w:rsid w:val="001C4529"/>
    <w:rsid w:val="001C45D4"/>
    <w:rsid w:val="001C485F"/>
    <w:rsid w:val="001C4DB3"/>
    <w:rsid w:val="001C551A"/>
    <w:rsid w:val="001C565E"/>
    <w:rsid w:val="001C5ADF"/>
    <w:rsid w:val="001C5FFE"/>
    <w:rsid w:val="001C60F3"/>
    <w:rsid w:val="001C6C6F"/>
    <w:rsid w:val="001C72B8"/>
    <w:rsid w:val="001C79A2"/>
    <w:rsid w:val="001D04ED"/>
    <w:rsid w:val="001D0AEF"/>
    <w:rsid w:val="001D2C6F"/>
    <w:rsid w:val="001D3026"/>
    <w:rsid w:val="001D5179"/>
    <w:rsid w:val="001D5A35"/>
    <w:rsid w:val="001D6155"/>
    <w:rsid w:val="001D6190"/>
    <w:rsid w:val="001D61EB"/>
    <w:rsid w:val="001D6599"/>
    <w:rsid w:val="001D6A78"/>
    <w:rsid w:val="001D6DCE"/>
    <w:rsid w:val="001D6E58"/>
    <w:rsid w:val="001D7300"/>
    <w:rsid w:val="001D7549"/>
    <w:rsid w:val="001D7EA5"/>
    <w:rsid w:val="001E0160"/>
    <w:rsid w:val="001E03AD"/>
    <w:rsid w:val="001E0524"/>
    <w:rsid w:val="001E0601"/>
    <w:rsid w:val="001E0D08"/>
    <w:rsid w:val="001E123A"/>
    <w:rsid w:val="001E16F7"/>
    <w:rsid w:val="001E1936"/>
    <w:rsid w:val="001E214A"/>
    <w:rsid w:val="001E34BC"/>
    <w:rsid w:val="001E4740"/>
    <w:rsid w:val="001E478C"/>
    <w:rsid w:val="001E48E5"/>
    <w:rsid w:val="001E5027"/>
    <w:rsid w:val="001E66EB"/>
    <w:rsid w:val="001E6CD2"/>
    <w:rsid w:val="001E7862"/>
    <w:rsid w:val="001E7BE4"/>
    <w:rsid w:val="001E7C8C"/>
    <w:rsid w:val="001E7D9C"/>
    <w:rsid w:val="001F06C6"/>
    <w:rsid w:val="001F140E"/>
    <w:rsid w:val="001F1E22"/>
    <w:rsid w:val="001F2B1B"/>
    <w:rsid w:val="001F3662"/>
    <w:rsid w:val="001F3E8F"/>
    <w:rsid w:val="001F4162"/>
    <w:rsid w:val="001F460E"/>
    <w:rsid w:val="001F498A"/>
    <w:rsid w:val="001F5957"/>
    <w:rsid w:val="001F618B"/>
    <w:rsid w:val="001F630A"/>
    <w:rsid w:val="001F6795"/>
    <w:rsid w:val="001F6825"/>
    <w:rsid w:val="001F6C97"/>
    <w:rsid w:val="001F74D6"/>
    <w:rsid w:val="001F75A9"/>
    <w:rsid w:val="001F7826"/>
    <w:rsid w:val="001F7A98"/>
    <w:rsid w:val="001F7B3F"/>
    <w:rsid w:val="002000D4"/>
    <w:rsid w:val="002002F5"/>
    <w:rsid w:val="002008AC"/>
    <w:rsid w:val="00201C55"/>
    <w:rsid w:val="00201FD3"/>
    <w:rsid w:val="00202F2A"/>
    <w:rsid w:val="002030EC"/>
    <w:rsid w:val="00203C00"/>
    <w:rsid w:val="0020463E"/>
    <w:rsid w:val="0020484D"/>
    <w:rsid w:val="002049AF"/>
    <w:rsid w:val="00204D21"/>
    <w:rsid w:val="00204F40"/>
    <w:rsid w:val="00205F2C"/>
    <w:rsid w:val="0020624F"/>
    <w:rsid w:val="002069D8"/>
    <w:rsid w:val="00206AEB"/>
    <w:rsid w:val="00207BEC"/>
    <w:rsid w:val="00207F4D"/>
    <w:rsid w:val="00210B83"/>
    <w:rsid w:val="00210DF3"/>
    <w:rsid w:val="00212219"/>
    <w:rsid w:val="00212E84"/>
    <w:rsid w:val="00212F7C"/>
    <w:rsid w:val="00213348"/>
    <w:rsid w:val="0021434E"/>
    <w:rsid w:val="002143EB"/>
    <w:rsid w:val="00214449"/>
    <w:rsid w:val="00214D28"/>
    <w:rsid w:val="0021504E"/>
    <w:rsid w:val="00215D2A"/>
    <w:rsid w:val="00216602"/>
    <w:rsid w:val="002168D4"/>
    <w:rsid w:val="00216D32"/>
    <w:rsid w:val="002178B5"/>
    <w:rsid w:val="002179B5"/>
    <w:rsid w:val="00220870"/>
    <w:rsid w:val="00220FC9"/>
    <w:rsid w:val="0022202E"/>
    <w:rsid w:val="002221F8"/>
    <w:rsid w:val="0022257B"/>
    <w:rsid w:val="00223BA1"/>
    <w:rsid w:val="00223F82"/>
    <w:rsid w:val="00224DC4"/>
    <w:rsid w:val="00224E99"/>
    <w:rsid w:val="00224FDF"/>
    <w:rsid w:val="00225A43"/>
    <w:rsid w:val="00225F90"/>
    <w:rsid w:val="00226B92"/>
    <w:rsid w:val="00226BF4"/>
    <w:rsid w:val="00230E38"/>
    <w:rsid w:val="002312B1"/>
    <w:rsid w:val="00231489"/>
    <w:rsid w:val="002314AF"/>
    <w:rsid w:val="00231A49"/>
    <w:rsid w:val="00232116"/>
    <w:rsid w:val="002321FC"/>
    <w:rsid w:val="00234919"/>
    <w:rsid w:val="00235BCB"/>
    <w:rsid w:val="00236946"/>
    <w:rsid w:val="00236AB0"/>
    <w:rsid w:val="00236FFD"/>
    <w:rsid w:val="0023740C"/>
    <w:rsid w:val="00237649"/>
    <w:rsid w:val="002376AC"/>
    <w:rsid w:val="002402D6"/>
    <w:rsid w:val="00240393"/>
    <w:rsid w:val="00240396"/>
    <w:rsid w:val="00240B90"/>
    <w:rsid w:val="00240CB6"/>
    <w:rsid w:val="002410D2"/>
    <w:rsid w:val="002418E9"/>
    <w:rsid w:val="0024204A"/>
    <w:rsid w:val="002421E6"/>
    <w:rsid w:val="002435A8"/>
    <w:rsid w:val="00243982"/>
    <w:rsid w:val="0024449C"/>
    <w:rsid w:val="00244D2F"/>
    <w:rsid w:val="00244F8D"/>
    <w:rsid w:val="002456BF"/>
    <w:rsid w:val="002460DD"/>
    <w:rsid w:val="00246A99"/>
    <w:rsid w:val="0024715F"/>
    <w:rsid w:val="00247BAC"/>
    <w:rsid w:val="002500D5"/>
    <w:rsid w:val="00250C53"/>
    <w:rsid w:val="00250CBE"/>
    <w:rsid w:val="00251758"/>
    <w:rsid w:val="00252661"/>
    <w:rsid w:val="0025355C"/>
    <w:rsid w:val="0025367F"/>
    <w:rsid w:val="002541FD"/>
    <w:rsid w:val="00255216"/>
    <w:rsid w:val="002552DF"/>
    <w:rsid w:val="0025617E"/>
    <w:rsid w:val="0025631F"/>
    <w:rsid w:val="00256694"/>
    <w:rsid w:val="00256E15"/>
    <w:rsid w:val="00257980"/>
    <w:rsid w:val="00260266"/>
    <w:rsid w:val="002608F9"/>
    <w:rsid w:val="00260C20"/>
    <w:rsid w:val="002611D8"/>
    <w:rsid w:val="002611E2"/>
    <w:rsid w:val="002616C6"/>
    <w:rsid w:val="00261A04"/>
    <w:rsid w:val="00261BC0"/>
    <w:rsid w:val="00262AE9"/>
    <w:rsid w:val="002632DE"/>
    <w:rsid w:val="00263A1F"/>
    <w:rsid w:val="002643F6"/>
    <w:rsid w:val="00264A44"/>
    <w:rsid w:val="00264AB9"/>
    <w:rsid w:val="00265190"/>
    <w:rsid w:val="00265BFB"/>
    <w:rsid w:val="00266693"/>
    <w:rsid w:val="002671BA"/>
    <w:rsid w:val="0026788F"/>
    <w:rsid w:val="002700A2"/>
    <w:rsid w:val="002701DE"/>
    <w:rsid w:val="00270E15"/>
    <w:rsid w:val="00271433"/>
    <w:rsid w:val="002729E2"/>
    <w:rsid w:val="00273AE9"/>
    <w:rsid w:val="00274786"/>
    <w:rsid w:val="002748E4"/>
    <w:rsid w:val="00275A0A"/>
    <w:rsid w:val="002765F8"/>
    <w:rsid w:val="00276D88"/>
    <w:rsid w:val="00276E71"/>
    <w:rsid w:val="0027729C"/>
    <w:rsid w:val="0028013B"/>
    <w:rsid w:val="0028041E"/>
    <w:rsid w:val="002809F7"/>
    <w:rsid w:val="00280E26"/>
    <w:rsid w:val="002816F7"/>
    <w:rsid w:val="00281856"/>
    <w:rsid w:val="00281925"/>
    <w:rsid w:val="002823BE"/>
    <w:rsid w:val="0028242D"/>
    <w:rsid w:val="002829DF"/>
    <w:rsid w:val="00282ADD"/>
    <w:rsid w:val="002831D6"/>
    <w:rsid w:val="00283B47"/>
    <w:rsid w:val="00284D82"/>
    <w:rsid w:val="00284F14"/>
    <w:rsid w:val="00285236"/>
    <w:rsid w:val="002862DB"/>
    <w:rsid w:val="002869FC"/>
    <w:rsid w:val="002910B3"/>
    <w:rsid w:val="0029115B"/>
    <w:rsid w:val="00291826"/>
    <w:rsid w:val="00291924"/>
    <w:rsid w:val="00291982"/>
    <w:rsid w:val="00292404"/>
    <w:rsid w:val="00292B1A"/>
    <w:rsid w:val="00293470"/>
    <w:rsid w:val="00293F31"/>
    <w:rsid w:val="00295704"/>
    <w:rsid w:val="00295A5C"/>
    <w:rsid w:val="00296F4D"/>
    <w:rsid w:val="00296FD7"/>
    <w:rsid w:val="002A0083"/>
    <w:rsid w:val="002A0359"/>
    <w:rsid w:val="002A07C8"/>
    <w:rsid w:val="002A1BE5"/>
    <w:rsid w:val="002A1DDC"/>
    <w:rsid w:val="002A1F1E"/>
    <w:rsid w:val="002A277B"/>
    <w:rsid w:val="002A2D80"/>
    <w:rsid w:val="002A3059"/>
    <w:rsid w:val="002A3BC3"/>
    <w:rsid w:val="002A4F75"/>
    <w:rsid w:val="002A52DB"/>
    <w:rsid w:val="002A5614"/>
    <w:rsid w:val="002A5A31"/>
    <w:rsid w:val="002B0444"/>
    <w:rsid w:val="002B08DE"/>
    <w:rsid w:val="002B0D7E"/>
    <w:rsid w:val="002B1ADB"/>
    <w:rsid w:val="002B1FDB"/>
    <w:rsid w:val="002B2BB4"/>
    <w:rsid w:val="002B2DB6"/>
    <w:rsid w:val="002B3C53"/>
    <w:rsid w:val="002B3C9F"/>
    <w:rsid w:val="002B591E"/>
    <w:rsid w:val="002B5BFB"/>
    <w:rsid w:val="002B67DC"/>
    <w:rsid w:val="002B6D48"/>
    <w:rsid w:val="002B73B4"/>
    <w:rsid w:val="002B7834"/>
    <w:rsid w:val="002B7FA7"/>
    <w:rsid w:val="002C09D7"/>
    <w:rsid w:val="002C0CEB"/>
    <w:rsid w:val="002C0F91"/>
    <w:rsid w:val="002C169B"/>
    <w:rsid w:val="002C1FFD"/>
    <w:rsid w:val="002C280F"/>
    <w:rsid w:val="002C2D3B"/>
    <w:rsid w:val="002C39D4"/>
    <w:rsid w:val="002C3A54"/>
    <w:rsid w:val="002C40CB"/>
    <w:rsid w:val="002C4853"/>
    <w:rsid w:val="002C4BB8"/>
    <w:rsid w:val="002C5425"/>
    <w:rsid w:val="002C5AE1"/>
    <w:rsid w:val="002C65A4"/>
    <w:rsid w:val="002C6966"/>
    <w:rsid w:val="002C6981"/>
    <w:rsid w:val="002C77BC"/>
    <w:rsid w:val="002D08B7"/>
    <w:rsid w:val="002D0E12"/>
    <w:rsid w:val="002D111B"/>
    <w:rsid w:val="002D2134"/>
    <w:rsid w:val="002D2B56"/>
    <w:rsid w:val="002D342B"/>
    <w:rsid w:val="002D36A3"/>
    <w:rsid w:val="002D384C"/>
    <w:rsid w:val="002D3E49"/>
    <w:rsid w:val="002D5509"/>
    <w:rsid w:val="002D5AB1"/>
    <w:rsid w:val="002D6C00"/>
    <w:rsid w:val="002D7582"/>
    <w:rsid w:val="002D7EE5"/>
    <w:rsid w:val="002E0D73"/>
    <w:rsid w:val="002E17E9"/>
    <w:rsid w:val="002E3E4A"/>
    <w:rsid w:val="002E4A90"/>
    <w:rsid w:val="002E55CB"/>
    <w:rsid w:val="002E687B"/>
    <w:rsid w:val="002E6C66"/>
    <w:rsid w:val="002E7AD9"/>
    <w:rsid w:val="002E7FA6"/>
    <w:rsid w:val="002F0160"/>
    <w:rsid w:val="002F0ED7"/>
    <w:rsid w:val="002F1A04"/>
    <w:rsid w:val="002F1FA1"/>
    <w:rsid w:val="002F24C4"/>
    <w:rsid w:val="002F3DFA"/>
    <w:rsid w:val="002F4194"/>
    <w:rsid w:val="002F434D"/>
    <w:rsid w:val="002F486C"/>
    <w:rsid w:val="002F4BBC"/>
    <w:rsid w:val="002F582E"/>
    <w:rsid w:val="002F5AEF"/>
    <w:rsid w:val="002F789F"/>
    <w:rsid w:val="002F7978"/>
    <w:rsid w:val="002F7D04"/>
    <w:rsid w:val="0030020F"/>
    <w:rsid w:val="00300A7F"/>
    <w:rsid w:val="00301666"/>
    <w:rsid w:val="003024D1"/>
    <w:rsid w:val="00303499"/>
    <w:rsid w:val="003040FC"/>
    <w:rsid w:val="00304364"/>
    <w:rsid w:val="0030461D"/>
    <w:rsid w:val="00304EB5"/>
    <w:rsid w:val="0030711D"/>
    <w:rsid w:val="00307D42"/>
    <w:rsid w:val="003103E3"/>
    <w:rsid w:val="00310D6C"/>
    <w:rsid w:val="00312D85"/>
    <w:rsid w:val="0031327C"/>
    <w:rsid w:val="003134ED"/>
    <w:rsid w:val="00313E6A"/>
    <w:rsid w:val="003149BB"/>
    <w:rsid w:val="00314ED8"/>
    <w:rsid w:val="00316A7B"/>
    <w:rsid w:val="00316E4A"/>
    <w:rsid w:val="00317E15"/>
    <w:rsid w:val="00320732"/>
    <w:rsid w:val="00320B85"/>
    <w:rsid w:val="00321442"/>
    <w:rsid w:val="003218CE"/>
    <w:rsid w:val="00322B4F"/>
    <w:rsid w:val="00323081"/>
    <w:rsid w:val="0032430E"/>
    <w:rsid w:val="00324CD4"/>
    <w:rsid w:val="00325C27"/>
    <w:rsid w:val="00325FC0"/>
    <w:rsid w:val="00326039"/>
    <w:rsid w:val="00326DE4"/>
    <w:rsid w:val="003273AF"/>
    <w:rsid w:val="003275D0"/>
    <w:rsid w:val="00327B14"/>
    <w:rsid w:val="0033012E"/>
    <w:rsid w:val="003319C3"/>
    <w:rsid w:val="00333017"/>
    <w:rsid w:val="00333897"/>
    <w:rsid w:val="00334516"/>
    <w:rsid w:val="0033490A"/>
    <w:rsid w:val="00334B12"/>
    <w:rsid w:val="00334CAC"/>
    <w:rsid w:val="0033645E"/>
    <w:rsid w:val="00336C92"/>
    <w:rsid w:val="00337565"/>
    <w:rsid w:val="00337DFE"/>
    <w:rsid w:val="00340248"/>
    <w:rsid w:val="00341438"/>
    <w:rsid w:val="00341968"/>
    <w:rsid w:val="00342C87"/>
    <w:rsid w:val="00342E76"/>
    <w:rsid w:val="00343C5E"/>
    <w:rsid w:val="00343D18"/>
    <w:rsid w:val="00343FB8"/>
    <w:rsid w:val="003440A5"/>
    <w:rsid w:val="00344A26"/>
    <w:rsid w:val="00345296"/>
    <w:rsid w:val="003452D2"/>
    <w:rsid w:val="00345616"/>
    <w:rsid w:val="00345722"/>
    <w:rsid w:val="00345E17"/>
    <w:rsid w:val="003460AC"/>
    <w:rsid w:val="003462E4"/>
    <w:rsid w:val="00346D7F"/>
    <w:rsid w:val="00346D8B"/>
    <w:rsid w:val="00346DB0"/>
    <w:rsid w:val="00346FA0"/>
    <w:rsid w:val="003503CA"/>
    <w:rsid w:val="00350B17"/>
    <w:rsid w:val="00350D6A"/>
    <w:rsid w:val="00350D76"/>
    <w:rsid w:val="00351A28"/>
    <w:rsid w:val="00352468"/>
    <w:rsid w:val="003529E2"/>
    <w:rsid w:val="00352E01"/>
    <w:rsid w:val="00352FFF"/>
    <w:rsid w:val="00353747"/>
    <w:rsid w:val="0035375E"/>
    <w:rsid w:val="0035419A"/>
    <w:rsid w:val="003545CB"/>
    <w:rsid w:val="0035488E"/>
    <w:rsid w:val="003557AB"/>
    <w:rsid w:val="00355DD9"/>
    <w:rsid w:val="00355E16"/>
    <w:rsid w:val="00355F05"/>
    <w:rsid w:val="003561D1"/>
    <w:rsid w:val="00356E28"/>
    <w:rsid w:val="003570E8"/>
    <w:rsid w:val="003577F9"/>
    <w:rsid w:val="00361625"/>
    <w:rsid w:val="00361799"/>
    <w:rsid w:val="0036186E"/>
    <w:rsid w:val="003633D6"/>
    <w:rsid w:val="00364141"/>
    <w:rsid w:val="00364681"/>
    <w:rsid w:val="00365759"/>
    <w:rsid w:val="00365C81"/>
    <w:rsid w:val="00366FF3"/>
    <w:rsid w:val="0036796E"/>
    <w:rsid w:val="00367A92"/>
    <w:rsid w:val="00370273"/>
    <w:rsid w:val="003706EB"/>
    <w:rsid w:val="0037182C"/>
    <w:rsid w:val="00371C44"/>
    <w:rsid w:val="00371C6D"/>
    <w:rsid w:val="00371C70"/>
    <w:rsid w:val="00372831"/>
    <w:rsid w:val="0037286E"/>
    <w:rsid w:val="00372C01"/>
    <w:rsid w:val="00372F51"/>
    <w:rsid w:val="003737F8"/>
    <w:rsid w:val="00373F88"/>
    <w:rsid w:val="00374811"/>
    <w:rsid w:val="00374B7B"/>
    <w:rsid w:val="00375EFA"/>
    <w:rsid w:val="00377446"/>
    <w:rsid w:val="00377647"/>
    <w:rsid w:val="0038009A"/>
    <w:rsid w:val="00380C2E"/>
    <w:rsid w:val="0038144E"/>
    <w:rsid w:val="00381582"/>
    <w:rsid w:val="00381963"/>
    <w:rsid w:val="00381B52"/>
    <w:rsid w:val="003820F8"/>
    <w:rsid w:val="00382FC1"/>
    <w:rsid w:val="00383D3F"/>
    <w:rsid w:val="00384399"/>
    <w:rsid w:val="003846D2"/>
    <w:rsid w:val="00384955"/>
    <w:rsid w:val="00384A15"/>
    <w:rsid w:val="00385861"/>
    <w:rsid w:val="00385CCE"/>
    <w:rsid w:val="00386ABA"/>
    <w:rsid w:val="00387187"/>
    <w:rsid w:val="0038786C"/>
    <w:rsid w:val="00390E05"/>
    <w:rsid w:val="00390F69"/>
    <w:rsid w:val="003914B4"/>
    <w:rsid w:val="00391BA4"/>
    <w:rsid w:val="00391F13"/>
    <w:rsid w:val="003921EB"/>
    <w:rsid w:val="00392703"/>
    <w:rsid w:val="003929B7"/>
    <w:rsid w:val="00393981"/>
    <w:rsid w:val="003941A7"/>
    <w:rsid w:val="00395D59"/>
    <w:rsid w:val="00396400"/>
    <w:rsid w:val="003A0464"/>
    <w:rsid w:val="003A062A"/>
    <w:rsid w:val="003A06B6"/>
    <w:rsid w:val="003A111F"/>
    <w:rsid w:val="003A2C65"/>
    <w:rsid w:val="003A478C"/>
    <w:rsid w:val="003A4CED"/>
    <w:rsid w:val="003A523F"/>
    <w:rsid w:val="003A58DC"/>
    <w:rsid w:val="003A5D25"/>
    <w:rsid w:val="003A638F"/>
    <w:rsid w:val="003A6E89"/>
    <w:rsid w:val="003A70F6"/>
    <w:rsid w:val="003A7124"/>
    <w:rsid w:val="003B0190"/>
    <w:rsid w:val="003B037A"/>
    <w:rsid w:val="003B0433"/>
    <w:rsid w:val="003B0B49"/>
    <w:rsid w:val="003B13CD"/>
    <w:rsid w:val="003B2046"/>
    <w:rsid w:val="003B2179"/>
    <w:rsid w:val="003B2308"/>
    <w:rsid w:val="003B27AD"/>
    <w:rsid w:val="003B3C66"/>
    <w:rsid w:val="003B5607"/>
    <w:rsid w:val="003B6B3F"/>
    <w:rsid w:val="003B7095"/>
    <w:rsid w:val="003B72D0"/>
    <w:rsid w:val="003B78FF"/>
    <w:rsid w:val="003B79F6"/>
    <w:rsid w:val="003C079C"/>
    <w:rsid w:val="003C08E7"/>
    <w:rsid w:val="003C184E"/>
    <w:rsid w:val="003C18CE"/>
    <w:rsid w:val="003C19AF"/>
    <w:rsid w:val="003C1F0E"/>
    <w:rsid w:val="003C1FB6"/>
    <w:rsid w:val="003C430F"/>
    <w:rsid w:val="003C438B"/>
    <w:rsid w:val="003C4552"/>
    <w:rsid w:val="003C4B55"/>
    <w:rsid w:val="003C5CE7"/>
    <w:rsid w:val="003C618E"/>
    <w:rsid w:val="003C7C44"/>
    <w:rsid w:val="003C7EB6"/>
    <w:rsid w:val="003D0593"/>
    <w:rsid w:val="003D29E9"/>
    <w:rsid w:val="003D333E"/>
    <w:rsid w:val="003D4915"/>
    <w:rsid w:val="003D501A"/>
    <w:rsid w:val="003D59EE"/>
    <w:rsid w:val="003D6684"/>
    <w:rsid w:val="003D6934"/>
    <w:rsid w:val="003D6CE7"/>
    <w:rsid w:val="003D7C44"/>
    <w:rsid w:val="003E04C8"/>
    <w:rsid w:val="003E0BE0"/>
    <w:rsid w:val="003E0FAC"/>
    <w:rsid w:val="003E2276"/>
    <w:rsid w:val="003E23F9"/>
    <w:rsid w:val="003E27B8"/>
    <w:rsid w:val="003E28EA"/>
    <w:rsid w:val="003E2B25"/>
    <w:rsid w:val="003E3529"/>
    <w:rsid w:val="003E4265"/>
    <w:rsid w:val="003E4A3B"/>
    <w:rsid w:val="003E5051"/>
    <w:rsid w:val="003E5DAB"/>
    <w:rsid w:val="003E6606"/>
    <w:rsid w:val="003E66E0"/>
    <w:rsid w:val="003E6BF9"/>
    <w:rsid w:val="003E7198"/>
    <w:rsid w:val="003E748D"/>
    <w:rsid w:val="003E7E45"/>
    <w:rsid w:val="003F0973"/>
    <w:rsid w:val="003F26B6"/>
    <w:rsid w:val="003F38C7"/>
    <w:rsid w:val="003F406A"/>
    <w:rsid w:val="003F4134"/>
    <w:rsid w:val="003F45AF"/>
    <w:rsid w:val="003F45CA"/>
    <w:rsid w:val="003F498B"/>
    <w:rsid w:val="003F6713"/>
    <w:rsid w:val="003F6DCC"/>
    <w:rsid w:val="003F6FA1"/>
    <w:rsid w:val="003F7A02"/>
    <w:rsid w:val="00400BC8"/>
    <w:rsid w:val="004011C3"/>
    <w:rsid w:val="004011E1"/>
    <w:rsid w:val="00401E9B"/>
    <w:rsid w:val="00402E1E"/>
    <w:rsid w:val="0040304F"/>
    <w:rsid w:val="00403E78"/>
    <w:rsid w:val="0040425D"/>
    <w:rsid w:val="004047ED"/>
    <w:rsid w:val="00405110"/>
    <w:rsid w:val="00405225"/>
    <w:rsid w:val="00405440"/>
    <w:rsid w:val="00406576"/>
    <w:rsid w:val="00406805"/>
    <w:rsid w:val="00406D69"/>
    <w:rsid w:val="00406EF5"/>
    <w:rsid w:val="00407A90"/>
    <w:rsid w:val="00407AEF"/>
    <w:rsid w:val="004108A3"/>
    <w:rsid w:val="00410DC3"/>
    <w:rsid w:val="00410DF2"/>
    <w:rsid w:val="004116CA"/>
    <w:rsid w:val="0041171A"/>
    <w:rsid w:val="00411CB3"/>
    <w:rsid w:val="004120AE"/>
    <w:rsid w:val="004129EE"/>
    <w:rsid w:val="00412AD1"/>
    <w:rsid w:val="004149E9"/>
    <w:rsid w:val="00414A83"/>
    <w:rsid w:val="00415201"/>
    <w:rsid w:val="0041550C"/>
    <w:rsid w:val="00415711"/>
    <w:rsid w:val="004164AD"/>
    <w:rsid w:val="00417A47"/>
    <w:rsid w:val="00417FFA"/>
    <w:rsid w:val="00421EEB"/>
    <w:rsid w:val="00422CED"/>
    <w:rsid w:val="0042314B"/>
    <w:rsid w:val="00423A13"/>
    <w:rsid w:val="00423D18"/>
    <w:rsid w:val="0042427E"/>
    <w:rsid w:val="004242D1"/>
    <w:rsid w:val="00424369"/>
    <w:rsid w:val="0042522F"/>
    <w:rsid w:val="00426974"/>
    <w:rsid w:val="00426A5A"/>
    <w:rsid w:val="00426AC8"/>
    <w:rsid w:val="00426F7F"/>
    <w:rsid w:val="00427406"/>
    <w:rsid w:val="00427AA4"/>
    <w:rsid w:val="00430C19"/>
    <w:rsid w:val="00431066"/>
    <w:rsid w:val="00431AE3"/>
    <w:rsid w:val="004321BE"/>
    <w:rsid w:val="0043249E"/>
    <w:rsid w:val="0043272D"/>
    <w:rsid w:val="004333DE"/>
    <w:rsid w:val="00433E8F"/>
    <w:rsid w:val="00434437"/>
    <w:rsid w:val="00434587"/>
    <w:rsid w:val="00434D5C"/>
    <w:rsid w:val="00436797"/>
    <w:rsid w:val="00437780"/>
    <w:rsid w:val="00440BDC"/>
    <w:rsid w:val="0044258C"/>
    <w:rsid w:val="004428B2"/>
    <w:rsid w:val="004429E1"/>
    <w:rsid w:val="00442FE4"/>
    <w:rsid w:val="00443552"/>
    <w:rsid w:val="00443F41"/>
    <w:rsid w:val="00444273"/>
    <w:rsid w:val="00444DB8"/>
    <w:rsid w:val="00444FAB"/>
    <w:rsid w:val="00445110"/>
    <w:rsid w:val="00445FAF"/>
    <w:rsid w:val="00445FB8"/>
    <w:rsid w:val="0044658F"/>
    <w:rsid w:val="00446909"/>
    <w:rsid w:val="0044728D"/>
    <w:rsid w:val="004475BA"/>
    <w:rsid w:val="00447E0C"/>
    <w:rsid w:val="0045018D"/>
    <w:rsid w:val="00450F40"/>
    <w:rsid w:val="00451CD7"/>
    <w:rsid w:val="004523FC"/>
    <w:rsid w:val="00453832"/>
    <w:rsid w:val="00455017"/>
    <w:rsid w:val="00455CCC"/>
    <w:rsid w:val="004575CD"/>
    <w:rsid w:val="00457E62"/>
    <w:rsid w:val="004607B5"/>
    <w:rsid w:val="00461DC2"/>
    <w:rsid w:val="0046244D"/>
    <w:rsid w:val="004624AE"/>
    <w:rsid w:val="004624D8"/>
    <w:rsid w:val="004630FB"/>
    <w:rsid w:val="00463265"/>
    <w:rsid w:val="0046445A"/>
    <w:rsid w:val="00464AC2"/>
    <w:rsid w:val="00464CC8"/>
    <w:rsid w:val="00465DE7"/>
    <w:rsid w:val="0046617A"/>
    <w:rsid w:val="004664D1"/>
    <w:rsid w:val="00466BF8"/>
    <w:rsid w:val="00466DAD"/>
    <w:rsid w:val="00466E21"/>
    <w:rsid w:val="004674CE"/>
    <w:rsid w:val="00467584"/>
    <w:rsid w:val="004704D3"/>
    <w:rsid w:val="004709DD"/>
    <w:rsid w:val="00471FBC"/>
    <w:rsid w:val="00472141"/>
    <w:rsid w:val="00472470"/>
    <w:rsid w:val="004727F4"/>
    <w:rsid w:val="00472CEC"/>
    <w:rsid w:val="0047323D"/>
    <w:rsid w:val="0047348A"/>
    <w:rsid w:val="00473547"/>
    <w:rsid w:val="00473F50"/>
    <w:rsid w:val="00474459"/>
    <w:rsid w:val="00475E0F"/>
    <w:rsid w:val="00475EAD"/>
    <w:rsid w:val="00476C0D"/>
    <w:rsid w:val="00477210"/>
    <w:rsid w:val="0047733B"/>
    <w:rsid w:val="004804D3"/>
    <w:rsid w:val="00481D28"/>
    <w:rsid w:val="00481D90"/>
    <w:rsid w:val="00482501"/>
    <w:rsid w:val="004826A9"/>
    <w:rsid w:val="00482E37"/>
    <w:rsid w:val="0048367C"/>
    <w:rsid w:val="00483822"/>
    <w:rsid w:val="00483AD3"/>
    <w:rsid w:val="004843E0"/>
    <w:rsid w:val="00484573"/>
    <w:rsid w:val="00484652"/>
    <w:rsid w:val="004846CB"/>
    <w:rsid w:val="00484E8E"/>
    <w:rsid w:val="00485ABD"/>
    <w:rsid w:val="004861EA"/>
    <w:rsid w:val="004862BC"/>
    <w:rsid w:val="0048729C"/>
    <w:rsid w:val="004872B0"/>
    <w:rsid w:val="004872C2"/>
    <w:rsid w:val="00487635"/>
    <w:rsid w:val="00487956"/>
    <w:rsid w:val="00490405"/>
    <w:rsid w:val="00491C60"/>
    <w:rsid w:val="00491ED9"/>
    <w:rsid w:val="00493281"/>
    <w:rsid w:val="00493704"/>
    <w:rsid w:val="00494138"/>
    <w:rsid w:val="004944CC"/>
    <w:rsid w:val="0049515E"/>
    <w:rsid w:val="00495A97"/>
    <w:rsid w:val="004966EB"/>
    <w:rsid w:val="00497437"/>
    <w:rsid w:val="004979B8"/>
    <w:rsid w:val="00497B60"/>
    <w:rsid w:val="004A000D"/>
    <w:rsid w:val="004A0EE3"/>
    <w:rsid w:val="004A2292"/>
    <w:rsid w:val="004A2A87"/>
    <w:rsid w:val="004A2DFD"/>
    <w:rsid w:val="004A3D6C"/>
    <w:rsid w:val="004A4778"/>
    <w:rsid w:val="004A4A97"/>
    <w:rsid w:val="004A4C4A"/>
    <w:rsid w:val="004A4C7D"/>
    <w:rsid w:val="004A4CC2"/>
    <w:rsid w:val="004A5EFC"/>
    <w:rsid w:val="004A7194"/>
    <w:rsid w:val="004A730A"/>
    <w:rsid w:val="004A7F93"/>
    <w:rsid w:val="004B2249"/>
    <w:rsid w:val="004B2959"/>
    <w:rsid w:val="004B2F5A"/>
    <w:rsid w:val="004B446D"/>
    <w:rsid w:val="004B4A15"/>
    <w:rsid w:val="004B573F"/>
    <w:rsid w:val="004B57DE"/>
    <w:rsid w:val="004B57EC"/>
    <w:rsid w:val="004B7F1C"/>
    <w:rsid w:val="004B7F79"/>
    <w:rsid w:val="004C02DC"/>
    <w:rsid w:val="004C039D"/>
    <w:rsid w:val="004C04D5"/>
    <w:rsid w:val="004C0744"/>
    <w:rsid w:val="004C08AE"/>
    <w:rsid w:val="004C0D33"/>
    <w:rsid w:val="004C0E2F"/>
    <w:rsid w:val="004C1331"/>
    <w:rsid w:val="004C21E4"/>
    <w:rsid w:val="004C2431"/>
    <w:rsid w:val="004C2960"/>
    <w:rsid w:val="004C3051"/>
    <w:rsid w:val="004C3A2B"/>
    <w:rsid w:val="004C4652"/>
    <w:rsid w:val="004C4F50"/>
    <w:rsid w:val="004C5BA1"/>
    <w:rsid w:val="004C6479"/>
    <w:rsid w:val="004C67E4"/>
    <w:rsid w:val="004C6A4E"/>
    <w:rsid w:val="004C7708"/>
    <w:rsid w:val="004C78EA"/>
    <w:rsid w:val="004D020E"/>
    <w:rsid w:val="004D05B9"/>
    <w:rsid w:val="004D0681"/>
    <w:rsid w:val="004D0C2D"/>
    <w:rsid w:val="004D1788"/>
    <w:rsid w:val="004D1BF0"/>
    <w:rsid w:val="004D241F"/>
    <w:rsid w:val="004D348A"/>
    <w:rsid w:val="004D3E19"/>
    <w:rsid w:val="004D400B"/>
    <w:rsid w:val="004D59B6"/>
    <w:rsid w:val="004D5C5F"/>
    <w:rsid w:val="004D5DF6"/>
    <w:rsid w:val="004D7CCD"/>
    <w:rsid w:val="004E1855"/>
    <w:rsid w:val="004E2D72"/>
    <w:rsid w:val="004E329B"/>
    <w:rsid w:val="004E4249"/>
    <w:rsid w:val="004E4F7F"/>
    <w:rsid w:val="004E6236"/>
    <w:rsid w:val="004E63EC"/>
    <w:rsid w:val="004E6A9A"/>
    <w:rsid w:val="004E6B86"/>
    <w:rsid w:val="004E6E55"/>
    <w:rsid w:val="004E6EC3"/>
    <w:rsid w:val="004E753C"/>
    <w:rsid w:val="004F0071"/>
    <w:rsid w:val="004F11CA"/>
    <w:rsid w:val="004F2D8E"/>
    <w:rsid w:val="004F2E5A"/>
    <w:rsid w:val="004F2F4C"/>
    <w:rsid w:val="004F3BBB"/>
    <w:rsid w:val="004F4709"/>
    <w:rsid w:val="004F4ABF"/>
    <w:rsid w:val="004F5201"/>
    <w:rsid w:val="004F5B3F"/>
    <w:rsid w:val="004F5D58"/>
    <w:rsid w:val="004F60AB"/>
    <w:rsid w:val="004F60C6"/>
    <w:rsid w:val="004F6357"/>
    <w:rsid w:val="004F64E9"/>
    <w:rsid w:val="004F6C50"/>
    <w:rsid w:val="004F7A3C"/>
    <w:rsid w:val="004F7CE8"/>
    <w:rsid w:val="0050021E"/>
    <w:rsid w:val="00501505"/>
    <w:rsid w:val="005018EA"/>
    <w:rsid w:val="00502942"/>
    <w:rsid w:val="00505995"/>
    <w:rsid w:val="00505B96"/>
    <w:rsid w:val="00505C80"/>
    <w:rsid w:val="00506141"/>
    <w:rsid w:val="005067A4"/>
    <w:rsid w:val="00506C23"/>
    <w:rsid w:val="00506DAF"/>
    <w:rsid w:val="005072AD"/>
    <w:rsid w:val="005077B9"/>
    <w:rsid w:val="00510EDA"/>
    <w:rsid w:val="00511C8F"/>
    <w:rsid w:val="00512532"/>
    <w:rsid w:val="00513EE2"/>
    <w:rsid w:val="005144A0"/>
    <w:rsid w:val="00514AD6"/>
    <w:rsid w:val="00515D1D"/>
    <w:rsid w:val="00516618"/>
    <w:rsid w:val="005167F2"/>
    <w:rsid w:val="00516C49"/>
    <w:rsid w:val="00516D25"/>
    <w:rsid w:val="00517218"/>
    <w:rsid w:val="0052077B"/>
    <w:rsid w:val="00522858"/>
    <w:rsid w:val="0052296C"/>
    <w:rsid w:val="00523FF9"/>
    <w:rsid w:val="00524C8C"/>
    <w:rsid w:val="00524DF5"/>
    <w:rsid w:val="00524E99"/>
    <w:rsid w:val="00525944"/>
    <w:rsid w:val="005261A9"/>
    <w:rsid w:val="00526244"/>
    <w:rsid w:val="005268FC"/>
    <w:rsid w:val="005271F6"/>
    <w:rsid w:val="00530392"/>
    <w:rsid w:val="005304E2"/>
    <w:rsid w:val="005311D6"/>
    <w:rsid w:val="00531BD8"/>
    <w:rsid w:val="00531CBE"/>
    <w:rsid w:val="005322CD"/>
    <w:rsid w:val="00532433"/>
    <w:rsid w:val="00532AF4"/>
    <w:rsid w:val="00532B0C"/>
    <w:rsid w:val="005336E3"/>
    <w:rsid w:val="00533E9C"/>
    <w:rsid w:val="00534565"/>
    <w:rsid w:val="00534E93"/>
    <w:rsid w:val="00535209"/>
    <w:rsid w:val="00535321"/>
    <w:rsid w:val="005360B5"/>
    <w:rsid w:val="005405DB"/>
    <w:rsid w:val="00540A77"/>
    <w:rsid w:val="0054146C"/>
    <w:rsid w:val="005414BB"/>
    <w:rsid w:val="005416B8"/>
    <w:rsid w:val="00541959"/>
    <w:rsid w:val="00541A34"/>
    <w:rsid w:val="00542281"/>
    <w:rsid w:val="0054259B"/>
    <w:rsid w:val="0054338B"/>
    <w:rsid w:val="00543A26"/>
    <w:rsid w:val="005444AA"/>
    <w:rsid w:val="00544908"/>
    <w:rsid w:val="00545744"/>
    <w:rsid w:val="005468FF"/>
    <w:rsid w:val="005475E5"/>
    <w:rsid w:val="005476A5"/>
    <w:rsid w:val="00547954"/>
    <w:rsid w:val="00547B82"/>
    <w:rsid w:val="00550505"/>
    <w:rsid w:val="0055086C"/>
    <w:rsid w:val="00551ABA"/>
    <w:rsid w:val="00554127"/>
    <w:rsid w:val="00554262"/>
    <w:rsid w:val="0055460D"/>
    <w:rsid w:val="00554CE5"/>
    <w:rsid w:val="005555EE"/>
    <w:rsid w:val="00555F85"/>
    <w:rsid w:val="0055641D"/>
    <w:rsid w:val="005564E9"/>
    <w:rsid w:val="0055768D"/>
    <w:rsid w:val="005577D2"/>
    <w:rsid w:val="00560640"/>
    <w:rsid w:val="00560D0E"/>
    <w:rsid w:val="005614C4"/>
    <w:rsid w:val="0056186A"/>
    <w:rsid w:val="00561A28"/>
    <w:rsid w:val="005626F0"/>
    <w:rsid w:val="00562A48"/>
    <w:rsid w:val="005633A5"/>
    <w:rsid w:val="00563B2A"/>
    <w:rsid w:val="00564074"/>
    <w:rsid w:val="0056481D"/>
    <w:rsid w:val="00564B1E"/>
    <w:rsid w:val="00564FBF"/>
    <w:rsid w:val="00565216"/>
    <w:rsid w:val="00565D6E"/>
    <w:rsid w:val="005661CE"/>
    <w:rsid w:val="00566286"/>
    <w:rsid w:val="005663A0"/>
    <w:rsid w:val="00566714"/>
    <w:rsid w:val="005703D5"/>
    <w:rsid w:val="005705E4"/>
    <w:rsid w:val="00570B83"/>
    <w:rsid w:val="00570C05"/>
    <w:rsid w:val="0057140D"/>
    <w:rsid w:val="00571ED7"/>
    <w:rsid w:val="00572082"/>
    <w:rsid w:val="005729A8"/>
    <w:rsid w:val="00572B40"/>
    <w:rsid w:val="00573007"/>
    <w:rsid w:val="0057440F"/>
    <w:rsid w:val="0057499A"/>
    <w:rsid w:val="00574B81"/>
    <w:rsid w:val="005760F5"/>
    <w:rsid w:val="005765BD"/>
    <w:rsid w:val="0058139A"/>
    <w:rsid w:val="00581ED2"/>
    <w:rsid w:val="00582883"/>
    <w:rsid w:val="005828A9"/>
    <w:rsid w:val="005835AB"/>
    <w:rsid w:val="00584014"/>
    <w:rsid w:val="005852EB"/>
    <w:rsid w:val="00585651"/>
    <w:rsid w:val="00585B61"/>
    <w:rsid w:val="005867CE"/>
    <w:rsid w:val="00586BB3"/>
    <w:rsid w:val="00586D74"/>
    <w:rsid w:val="00590C3A"/>
    <w:rsid w:val="00590EE8"/>
    <w:rsid w:val="00590F4B"/>
    <w:rsid w:val="005912D8"/>
    <w:rsid w:val="0059220D"/>
    <w:rsid w:val="0059221E"/>
    <w:rsid w:val="00592A35"/>
    <w:rsid w:val="00592C59"/>
    <w:rsid w:val="00592F9C"/>
    <w:rsid w:val="0059359F"/>
    <w:rsid w:val="00593764"/>
    <w:rsid w:val="00594093"/>
    <w:rsid w:val="00594159"/>
    <w:rsid w:val="00594843"/>
    <w:rsid w:val="00594B7F"/>
    <w:rsid w:val="00594F6D"/>
    <w:rsid w:val="0059510D"/>
    <w:rsid w:val="00597959"/>
    <w:rsid w:val="005A0923"/>
    <w:rsid w:val="005A117F"/>
    <w:rsid w:val="005A12E2"/>
    <w:rsid w:val="005A1A29"/>
    <w:rsid w:val="005A1F28"/>
    <w:rsid w:val="005A29EA"/>
    <w:rsid w:val="005A2A64"/>
    <w:rsid w:val="005A312D"/>
    <w:rsid w:val="005A3C93"/>
    <w:rsid w:val="005A3E32"/>
    <w:rsid w:val="005A429B"/>
    <w:rsid w:val="005A43F4"/>
    <w:rsid w:val="005A5F44"/>
    <w:rsid w:val="005A5F7D"/>
    <w:rsid w:val="005A60FB"/>
    <w:rsid w:val="005A6476"/>
    <w:rsid w:val="005A734A"/>
    <w:rsid w:val="005A77EF"/>
    <w:rsid w:val="005B001E"/>
    <w:rsid w:val="005B13CA"/>
    <w:rsid w:val="005B22A7"/>
    <w:rsid w:val="005B2A24"/>
    <w:rsid w:val="005B2B19"/>
    <w:rsid w:val="005B2DA4"/>
    <w:rsid w:val="005B3F9D"/>
    <w:rsid w:val="005B4DB3"/>
    <w:rsid w:val="005B5495"/>
    <w:rsid w:val="005B6076"/>
    <w:rsid w:val="005B6613"/>
    <w:rsid w:val="005B67C1"/>
    <w:rsid w:val="005B680E"/>
    <w:rsid w:val="005C1C94"/>
    <w:rsid w:val="005C2233"/>
    <w:rsid w:val="005C22B8"/>
    <w:rsid w:val="005C2960"/>
    <w:rsid w:val="005C2AEA"/>
    <w:rsid w:val="005C2F5C"/>
    <w:rsid w:val="005C3218"/>
    <w:rsid w:val="005C3CAC"/>
    <w:rsid w:val="005C40DA"/>
    <w:rsid w:val="005C45EC"/>
    <w:rsid w:val="005C4860"/>
    <w:rsid w:val="005C4EB3"/>
    <w:rsid w:val="005C5015"/>
    <w:rsid w:val="005C57A9"/>
    <w:rsid w:val="005C5EFE"/>
    <w:rsid w:val="005C63FB"/>
    <w:rsid w:val="005C6802"/>
    <w:rsid w:val="005C704A"/>
    <w:rsid w:val="005C70A6"/>
    <w:rsid w:val="005C762E"/>
    <w:rsid w:val="005C76A5"/>
    <w:rsid w:val="005C77C3"/>
    <w:rsid w:val="005C77CE"/>
    <w:rsid w:val="005C7852"/>
    <w:rsid w:val="005D124A"/>
    <w:rsid w:val="005D21E1"/>
    <w:rsid w:val="005D2869"/>
    <w:rsid w:val="005D3083"/>
    <w:rsid w:val="005D37C2"/>
    <w:rsid w:val="005D408F"/>
    <w:rsid w:val="005D40A2"/>
    <w:rsid w:val="005D492A"/>
    <w:rsid w:val="005D53EE"/>
    <w:rsid w:val="005D664B"/>
    <w:rsid w:val="005D68BB"/>
    <w:rsid w:val="005D6A71"/>
    <w:rsid w:val="005D6B80"/>
    <w:rsid w:val="005E0752"/>
    <w:rsid w:val="005E0C31"/>
    <w:rsid w:val="005E2C5B"/>
    <w:rsid w:val="005E4AA1"/>
    <w:rsid w:val="005E5C0E"/>
    <w:rsid w:val="005E5D2A"/>
    <w:rsid w:val="005E629A"/>
    <w:rsid w:val="005E6491"/>
    <w:rsid w:val="005E7B2C"/>
    <w:rsid w:val="005F006B"/>
    <w:rsid w:val="005F05C4"/>
    <w:rsid w:val="005F07EE"/>
    <w:rsid w:val="005F170B"/>
    <w:rsid w:val="005F2671"/>
    <w:rsid w:val="005F2CCD"/>
    <w:rsid w:val="005F41B8"/>
    <w:rsid w:val="005F5208"/>
    <w:rsid w:val="005F5E8E"/>
    <w:rsid w:val="005F6C3D"/>
    <w:rsid w:val="005F6C97"/>
    <w:rsid w:val="005F7A7B"/>
    <w:rsid w:val="00600659"/>
    <w:rsid w:val="0060301B"/>
    <w:rsid w:val="00603AEA"/>
    <w:rsid w:val="00603FCA"/>
    <w:rsid w:val="006042AA"/>
    <w:rsid w:val="00604614"/>
    <w:rsid w:val="00604ACD"/>
    <w:rsid w:val="0060526A"/>
    <w:rsid w:val="00605952"/>
    <w:rsid w:val="0060605A"/>
    <w:rsid w:val="006062FA"/>
    <w:rsid w:val="00606C50"/>
    <w:rsid w:val="00606D91"/>
    <w:rsid w:val="00607668"/>
    <w:rsid w:val="00607E07"/>
    <w:rsid w:val="00607F0D"/>
    <w:rsid w:val="00610512"/>
    <w:rsid w:val="0061145F"/>
    <w:rsid w:val="00611AB7"/>
    <w:rsid w:val="00611FF2"/>
    <w:rsid w:val="006121D7"/>
    <w:rsid w:val="006123AF"/>
    <w:rsid w:val="00612BC6"/>
    <w:rsid w:val="0061325E"/>
    <w:rsid w:val="00613B9B"/>
    <w:rsid w:val="00613DBF"/>
    <w:rsid w:val="00614479"/>
    <w:rsid w:val="00614ADC"/>
    <w:rsid w:val="00616D78"/>
    <w:rsid w:val="00617D35"/>
    <w:rsid w:val="00617FDA"/>
    <w:rsid w:val="00620238"/>
    <w:rsid w:val="00620A34"/>
    <w:rsid w:val="006212F1"/>
    <w:rsid w:val="00622A4A"/>
    <w:rsid w:val="006230E4"/>
    <w:rsid w:val="00624274"/>
    <w:rsid w:val="00624EDA"/>
    <w:rsid w:val="0062506B"/>
    <w:rsid w:val="00625342"/>
    <w:rsid w:val="00626764"/>
    <w:rsid w:val="00626AEE"/>
    <w:rsid w:val="00626F1D"/>
    <w:rsid w:val="00627C09"/>
    <w:rsid w:val="0063021A"/>
    <w:rsid w:val="006304F8"/>
    <w:rsid w:val="00630875"/>
    <w:rsid w:val="00630F2E"/>
    <w:rsid w:val="00631399"/>
    <w:rsid w:val="0063220F"/>
    <w:rsid w:val="006327B4"/>
    <w:rsid w:val="00632A21"/>
    <w:rsid w:val="00632AE5"/>
    <w:rsid w:val="00632DF7"/>
    <w:rsid w:val="00632FAF"/>
    <w:rsid w:val="00633D6E"/>
    <w:rsid w:val="00634135"/>
    <w:rsid w:val="00634B46"/>
    <w:rsid w:val="00635312"/>
    <w:rsid w:val="00635E34"/>
    <w:rsid w:val="00637940"/>
    <w:rsid w:val="006430EC"/>
    <w:rsid w:val="00643319"/>
    <w:rsid w:val="0064360D"/>
    <w:rsid w:val="00644280"/>
    <w:rsid w:val="00644387"/>
    <w:rsid w:val="00644A16"/>
    <w:rsid w:val="00644A8E"/>
    <w:rsid w:val="006455DA"/>
    <w:rsid w:val="0064575A"/>
    <w:rsid w:val="00645D3C"/>
    <w:rsid w:val="00647712"/>
    <w:rsid w:val="006508AC"/>
    <w:rsid w:val="00650B3C"/>
    <w:rsid w:val="00650C3C"/>
    <w:rsid w:val="006514FA"/>
    <w:rsid w:val="00653627"/>
    <w:rsid w:val="00653D94"/>
    <w:rsid w:val="00653E10"/>
    <w:rsid w:val="00653FAC"/>
    <w:rsid w:val="00654708"/>
    <w:rsid w:val="00655CD5"/>
    <w:rsid w:val="0065648B"/>
    <w:rsid w:val="00660155"/>
    <w:rsid w:val="00660B4D"/>
    <w:rsid w:val="006613AC"/>
    <w:rsid w:val="006620EE"/>
    <w:rsid w:val="00662195"/>
    <w:rsid w:val="00663742"/>
    <w:rsid w:val="00663D28"/>
    <w:rsid w:val="00664273"/>
    <w:rsid w:val="006649B2"/>
    <w:rsid w:val="00664C3C"/>
    <w:rsid w:val="00664D84"/>
    <w:rsid w:val="00664DAE"/>
    <w:rsid w:val="00664F1E"/>
    <w:rsid w:val="006653EB"/>
    <w:rsid w:val="00665546"/>
    <w:rsid w:val="00665D31"/>
    <w:rsid w:val="006662FA"/>
    <w:rsid w:val="00671877"/>
    <w:rsid w:val="00672300"/>
    <w:rsid w:val="00672338"/>
    <w:rsid w:val="00672F7D"/>
    <w:rsid w:val="006732B2"/>
    <w:rsid w:val="00673B79"/>
    <w:rsid w:val="0067430A"/>
    <w:rsid w:val="00674CA1"/>
    <w:rsid w:val="006757C1"/>
    <w:rsid w:val="006757DD"/>
    <w:rsid w:val="0067599A"/>
    <w:rsid w:val="00676B6A"/>
    <w:rsid w:val="00676DA9"/>
    <w:rsid w:val="00676ED6"/>
    <w:rsid w:val="00676F22"/>
    <w:rsid w:val="006771E9"/>
    <w:rsid w:val="006774AA"/>
    <w:rsid w:val="00680A22"/>
    <w:rsid w:val="0068150C"/>
    <w:rsid w:val="00682314"/>
    <w:rsid w:val="00682A65"/>
    <w:rsid w:val="00682E3A"/>
    <w:rsid w:val="00683EBC"/>
    <w:rsid w:val="006840A0"/>
    <w:rsid w:val="006845D4"/>
    <w:rsid w:val="00684886"/>
    <w:rsid w:val="006849F1"/>
    <w:rsid w:val="00685331"/>
    <w:rsid w:val="00686267"/>
    <w:rsid w:val="00686521"/>
    <w:rsid w:val="00686877"/>
    <w:rsid w:val="00686CBC"/>
    <w:rsid w:val="00687DB7"/>
    <w:rsid w:val="006907EB"/>
    <w:rsid w:val="00691FB8"/>
    <w:rsid w:val="00694940"/>
    <w:rsid w:val="00694B00"/>
    <w:rsid w:val="006957F4"/>
    <w:rsid w:val="0069623B"/>
    <w:rsid w:val="00696617"/>
    <w:rsid w:val="00696E5B"/>
    <w:rsid w:val="00697341"/>
    <w:rsid w:val="006973EF"/>
    <w:rsid w:val="006978D6"/>
    <w:rsid w:val="006A019B"/>
    <w:rsid w:val="006A093D"/>
    <w:rsid w:val="006A13AA"/>
    <w:rsid w:val="006A157A"/>
    <w:rsid w:val="006A1EC2"/>
    <w:rsid w:val="006A2018"/>
    <w:rsid w:val="006A256F"/>
    <w:rsid w:val="006A3580"/>
    <w:rsid w:val="006A3A80"/>
    <w:rsid w:val="006A436F"/>
    <w:rsid w:val="006A4903"/>
    <w:rsid w:val="006A496E"/>
    <w:rsid w:val="006A4ACB"/>
    <w:rsid w:val="006A4B9F"/>
    <w:rsid w:val="006A4CB0"/>
    <w:rsid w:val="006A4F06"/>
    <w:rsid w:val="006A4F79"/>
    <w:rsid w:val="006A506E"/>
    <w:rsid w:val="006A5959"/>
    <w:rsid w:val="006A6859"/>
    <w:rsid w:val="006A77BD"/>
    <w:rsid w:val="006B0FFB"/>
    <w:rsid w:val="006B206E"/>
    <w:rsid w:val="006B28E8"/>
    <w:rsid w:val="006B2B31"/>
    <w:rsid w:val="006B3BA2"/>
    <w:rsid w:val="006B3F21"/>
    <w:rsid w:val="006B50DF"/>
    <w:rsid w:val="006B6158"/>
    <w:rsid w:val="006B6933"/>
    <w:rsid w:val="006B6A19"/>
    <w:rsid w:val="006B6B17"/>
    <w:rsid w:val="006B6D22"/>
    <w:rsid w:val="006B774B"/>
    <w:rsid w:val="006B7E10"/>
    <w:rsid w:val="006C130B"/>
    <w:rsid w:val="006C2140"/>
    <w:rsid w:val="006C25BA"/>
    <w:rsid w:val="006C2C5C"/>
    <w:rsid w:val="006C4194"/>
    <w:rsid w:val="006C5CF2"/>
    <w:rsid w:val="006C5F5B"/>
    <w:rsid w:val="006C609E"/>
    <w:rsid w:val="006C60A8"/>
    <w:rsid w:val="006C6854"/>
    <w:rsid w:val="006C6B04"/>
    <w:rsid w:val="006C7D27"/>
    <w:rsid w:val="006D0077"/>
    <w:rsid w:val="006D05DB"/>
    <w:rsid w:val="006D09D9"/>
    <w:rsid w:val="006D143C"/>
    <w:rsid w:val="006D1D5D"/>
    <w:rsid w:val="006D2124"/>
    <w:rsid w:val="006D2AF1"/>
    <w:rsid w:val="006D2D6B"/>
    <w:rsid w:val="006D2F01"/>
    <w:rsid w:val="006D35AF"/>
    <w:rsid w:val="006D3CE7"/>
    <w:rsid w:val="006D4534"/>
    <w:rsid w:val="006D48E8"/>
    <w:rsid w:val="006D5B31"/>
    <w:rsid w:val="006D5E86"/>
    <w:rsid w:val="006D621D"/>
    <w:rsid w:val="006D64AE"/>
    <w:rsid w:val="006D6A54"/>
    <w:rsid w:val="006D6EE6"/>
    <w:rsid w:val="006D71FF"/>
    <w:rsid w:val="006D72B4"/>
    <w:rsid w:val="006E047A"/>
    <w:rsid w:val="006E0A7C"/>
    <w:rsid w:val="006E2742"/>
    <w:rsid w:val="006E2AB2"/>
    <w:rsid w:val="006E2ED1"/>
    <w:rsid w:val="006E3A74"/>
    <w:rsid w:val="006E3C12"/>
    <w:rsid w:val="006E4BA6"/>
    <w:rsid w:val="006E4DA9"/>
    <w:rsid w:val="006E4E5A"/>
    <w:rsid w:val="006E5D39"/>
    <w:rsid w:val="006E6178"/>
    <w:rsid w:val="006E79EF"/>
    <w:rsid w:val="006E7D7A"/>
    <w:rsid w:val="006F027A"/>
    <w:rsid w:val="006F0322"/>
    <w:rsid w:val="006F0830"/>
    <w:rsid w:val="006F2D44"/>
    <w:rsid w:val="006F2F47"/>
    <w:rsid w:val="006F3D04"/>
    <w:rsid w:val="006F4943"/>
    <w:rsid w:val="006F4AED"/>
    <w:rsid w:val="006F591A"/>
    <w:rsid w:val="006F6BF8"/>
    <w:rsid w:val="006F717F"/>
    <w:rsid w:val="006F7E5F"/>
    <w:rsid w:val="006F7ED7"/>
    <w:rsid w:val="00700143"/>
    <w:rsid w:val="0070019E"/>
    <w:rsid w:val="007008F3"/>
    <w:rsid w:val="007026E7"/>
    <w:rsid w:val="00702EAF"/>
    <w:rsid w:val="0070340A"/>
    <w:rsid w:val="00703BFC"/>
    <w:rsid w:val="00704194"/>
    <w:rsid w:val="00704FBF"/>
    <w:rsid w:val="0070506D"/>
    <w:rsid w:val="007051E2"/>
    <w:rsid w:val="0070615A"/>
    <w:rsid w:val="00706847"/>
    <w:rsid w:val="0070752A"/>
    <w:rsid w:val="00707F28"/>
    <w:rsid w:val="00710973"/>
    <w:rsid w:val="007116AB"/>
    <w:rsid w:val="00711C18"/>
    <w:rsid w:val="0071238B"/>
    <w:rsid w:val="007130DD"/>
    <w:rsid w:val="00713595"/>
    <w:rsid w:val="00715324"/>
    <w:rsid w:val="00715524"/>
    <w:rsid w:val="00715662"/>
    <w:rsid w:val="00715848"/>
    <w:rsid w:val="0071593D"/>
    <w:rsid w:val="00715D9B"/>
    <w:rsid w:val="007161EA"/>
    <w:rsid w:val="007163E7"/>
    <w:rsid w:val="00716427"/>
    <w:rsid w:val="00716C8F"/>
    <w:rsid w:val="00717982"/>
    <w:rsid w:val="00717EDD"/>
    <w:rsid w:val="00720153"/>
    <w:rsid w:val="007202B7"/>
    <w:rsid w:val="007207B2"/>
    <w:rsid w:val="00722F0A"/>
    <w:rsid w:val="0072356A"/>
    <w:rsid w:val="00724E96"/>
    <w:rsid w:val="00725CD5"/>
    <w:rsid w:val="0072607A"/>
    <w:rsid w:val="00726122"/>
    <w:rsid w:val="0072616E"/>
    <w:rsid w:val="007268DA"/>
    <w:rsid w:val="00726995"/>
    <w:rsid w:val="007276C0"/>
    <w:rsid w:val="00727981"/>
    <w:rsid w:val="00727AB2"/>
    <w:rsid w:val="00727DE9"/>
    <w:rsid w:val="007309D4"/>
    <w:rsid w:val="007318EA"/>
    <w:rsid w:val="00731B97"/>
    <w:rsid w:val="00731FFA"/>
    <w:rsid w:val="00733891"/>
    <w:rsid w:val="00733BA5"/>
    <w:rsid w:val="00733FE0"/>
    <w:rsid w:val="007345A6"/>
    <w:rsid w:val="00734B5B"/>
    <w:rsid w:val="00735660"/>
    <w:rsid w:val="00735736"/>
    <w:rsid w:val="0073574F"/>
    <w:rsid w:val="007369B2"/>
    <w:rsid w:val="00741057"/>
    <w:rsid w:val="00741903"/>
    <w:rsid w:val="00741EF7"/>
    <w:rsid w:val="00741F0F"/>
    <w:rsid w:val="00741FF6"/>
    <w:rsid w:val="007420EF"/>
    <w:rsid w:val="0074275F"/>
    <w:rsid w:val="00744C2A"/>
    <w:rsid w:val="00746D24"/>
    <w:rsid w:val="00746F6F"/>
    <w:rsid w:val="0074707A"/>
    <w:rsid w:val="007478A6"/>
    <w:rsid w:val="00747C47"/>
    <w:rsid w:val="00747FBF"/>
    <w:rsid w:val="007503E7"/>
    <w:rsid w:val="00751430"/>
    <w:rsid w:val="00751759"/>
    <w:rsid w:val="00752231"/>
    <w:rsid w:val="00753676"/>
    <w:rsid w:val="007543A1"/>
    <w:rsid w:val="00754F4E"/>
    <w:rsid w:val="00755067"/>
    <w:rsid w:val="007553A8"/>
    <w:rsid w:val="0075586B"/>
    <w:rsid w:val="007562B1"/>
    <w:rsid w:val="007563B1"/>
    <w:rsid w:val="00756439"/>
    <w:rsid w:val="007567A6"/>
    <w:rsid w:val="007570A8"/>
    <w:rsid w:val="00757C32"/>
    <w:rsid w:val="00757E34"/>
    <w:rsid w:val="00757F57"/>
    <w:rsid w:val="00757F6E"/>
    <w:rsid w:val="00761173"/>
    <w:rsid w:val="00762290"/>
    <w:rsid w:val="007638F4"/>
    <w:rsid w:val="00763C04"/>
    <w:rsid w:val="00763D99"/>
    <w:rsid w:val="00765369"/>
    <w:rsid w:val="00765836"/>
    <w:rsid w:val="007662EC"/>
    <w:rsid w:val="00766B96"/>
    <w:rsid w:val="00766E7E"/>
    <w:rsid w:val="0076775E"/>
    <w:rsid w:val="007704A4"/>
    <w:rsid w:val="007705F9"/>
    <w:rsid w:val="00772322"/>
    <w:rsid w:val="00772F91"/>
    <w:rsid w:val="0077485D"/>
    <w:rsid w:val="007749CD"/>
    <w:rsid w:val="00774BC2"/>
    <w:rsid w:val="00774E7F"/>
    <w:rsid w:val="007759F4"/>
    <w:rsid w:val="00775E4B"/>
    <w:rsid w:val="007764F7"/>
    <w:rsid w:val="007765FE"/>
    <w:rsid w:val="00780BBF"/>
    <w:rsid w:val="00780E6E"/>
    <w:rsid w:val="00781F7E"/>
    <w:rsid w:val="007827C5"/>
    <w:rsid w:val="007843D5"/>
    <w:rsid w:val="00785539"/>
    <w:rsid w:val="00785667"/>
    <w:rsid w:val="0078573F"/>
    <w:rsid w:val="00785E56"/>
    <w:rsid w:val="00787097"/>
    <w:rsid w:val="00787478"/>
    <w:rsid w:val="00790771"/>
    <w:rsid w:val="007907A2"/>
    <w:rsid w:val="007909FD"/>
    <w:rsid w:val="00790E85"/>
    <w:rsid w:val="00790F12"/>
    <w:rsid w:val="00791904"/>
    <w:rsid w:val="00791B3F"/>
    <w:rsid w:val="00793BDC"/>
    <w:rsid w:val="00793C5A"/>
    <w:rsid w:val="0079405B"/>
    <w:rsid w:val="0079412A"/>
    <w:rsid w:val="0079494B"/>
    <w:rsid w:val="007950EE"/>
    <w:rsid w:val="0079536C"/>
    <w:rsid w:val="0079546B"/>
    <w:rsid w:val="0079559D"/>
    <w:rsid w:val="00797540"/>
    <w:rsid w:val="00797841"/>
    <w:rsid w:val="007A059F"/>
    <w:rsid w:val="007A140F"/>
    <w:rsid w:val="007A15E6"/>
    <w:rsid w:val="007A1C43"/>
    <w:rsid w:val="007A1DEE"/>
    <w:rsid w:val="007A274D"/>
    <w:rsid w:val="007A2A58"/>
    <w:rsid w:val="007A3674"/>
    <w:rsid w:val="007A37EC"/>
    <w:rsid w:val="007A3A1D"/>
    <w:rsid w:val="007A3C3B"/>
    <w:rsid w:val="007A4C1D"/>
    <w:rsid w:val="007A5A9C"/>
    <w:rsid w:val="007A5D40"/>
    <w:rsid w:val="007A6170"/>
    <w:rsid w:val="007B0521"/>
    <w:rsid w:val="007B1903"/>
    <w:rsid w:val="007B3E25"/>
    <w:rsid w:val="007B3FBC"/>
    <w:rsid w:val="007B4758"/>
    <w:rsid w:val="007B4A05"/>
    <w:rsid w:val="007B536E"/>
    <w:rsid w:val="007B7040"/>
    <w:rsid w:val="007B7838"/>
    <w:rsid w:val="007C00DE"/>
    <w:rsid w:val="007C0A76"/>
    <w:rsid w:val="007C11E0"/>
    <w:rsid w:val="007C2A87"/>
    <w:rsid w:val="007C2CB6"/>
    <w:rsid w:val="007C4850"/>
    <w:rsid w:val="007C5252"/>
    <w:rsid w:val="007C563A"/>
    <w:rsid w:val="007C62BD"/>
    <w:rsid w:val="007C6F6D"/>
    <w:rsid w:val="007C7293"/>
    <w:rsid w:val="007C7C4D"/>
    <w:rsid w:val="007D000E"/>
    <w:rsid w:val="007D0303"/>
    <w:rsid w:val="007D0A52"/>
    <w:rsid w:val="007D0D76"/>
    <w:rsid w:val="007D411E"/>
    <w:rsid w:val="007D4F21"/>
    <w:rsid w:val="007D519C"/>
    <w:rsid w:val="007D532D"/>
    <w:rsid w:val="007D55EE"/>
    <w:rsid w:val="007D5A32"/>
    <w:rsid w:val="007D6614"/>
    <w:rsid w:val="007D66FE"/>
    <w:rsid w:val="007D69E3"/>
    <w:rsid w:val="007D6AD8"/>
    <w:rsid w:val="007D7C75"/>
    <w:rsid w:val="007E1269"/>
    <w:rsid w:val="007E2B76"/>
    <w:rsid w:val="007E3048"/>
    <w:rsid w:val="007E3C96"/>
    <w:rsid w:val="007E488D"/>
    <w:rsid w:val="007E5286"/>
    <w:rsid w:val="007E655D"/>
    <w:rsid w:val="007E66E5"/>
    <w:rsid w:val="007E7030"/>
    <w:rsid w:val="007F061A"/>
    <w:rsid w:val="007F0C40"/>
    <w:rsid w:val="007F185B"/>
    <w:rsid w:val="007F1978"/>
    <w:rsid w:val="007F2607"/>
    <w:rsid w:val="007F2A7F"/>
    <w:rsid w:val="007F3590"/>
    <w:rsid w:val="007F433F"/>
    <w:rsid w:val="007F465E"/>
    <w:rsid w:val="007F50C6"/>
    <w:rsid w:val="007F675D"/>
    <w:rsid w:val="007F7013"/>
    <w:rsid w:val="007F78D5"/>
    <w:rsid w:val="007F7EF2"/>
    <w:rsid w:val="007F7F37"/>
    <w:rsid w:val="00800676"/>
    <w:rsid w:val="00800BD9"/>
    <w:rsid w:val="00800ECA"/>
    <w:rsid w:val="00801B8C"/>
    <w:rsid w:val="0080201D"/>
    <w:rsid w:val="008020FE"/>
    <w:rsid w:val="00802153"/>
    <w:rsid w:val="008026F8"/>
    <w:rsid w:val="00802D3F"/>
    <w:rsid w:val="00802EEF"/>
    <w:rsid w:val="00803E35"/>
    <w:rsid w:val="00804E26"/>
    <w:rsid w:val="00805642"/>
    <w:rsid w:val="008057A7"/>
    <w:rsid w:val="00806707"/>
    <w:rsid w:val="008070B9"/>
    <w:rsid w:val="00807622"/>
    <w:rsid w:val="008078F2"/>
    <w:rsid w:val="00810695"/>
    <w:rsid w:val="00810A16"/>
    <w:rsid w:val="00811592"/>
    <w:rsid w:val="00811A07"/>
    <w:rsid w:val="00811EEA"/>
    <w:rsid w:val="00815303"/>
    <w:rsid w:val="00815590"/>
    <w:rsid w:val="008165AC"/>
    <w:rsid w:val="00817C62"/>
    <w:rsid w:val="008203E9"/>
    <w:rsid w:val="00820DD2"/>
    <w:rsid w:val="008215E1"/>
    <w:rsid w:val="00821BD8"/>
    <w:rsid w:val="00822198"/>
    <w:rsid w:val="00822374"/>
    <w:rsid w:val="00822CE5"/>
    <w:rsid w:val="00822E8C"/>
    <w:rsid w:val="00822FE3"/>
    <w:rsid w:val="008257FA"/>
    <w:rsid w:val="008262F5"/>
    <w:rsid w:val="00826785"/>
    <w:rsid w:val="0082761D"/>
    <w:rsid w:val="00827EC6"/>
    <w:rsid w:val="00830430"/>
    <w:rsid w:val="0083171D"/>
    <w:rsid w:val="008323DB"/>
    <w:rsid w:val="008326EE"/>
    <w:rsid w:val="00832A3E"/>
    <w:rsid w:val="00832CF8"/>
    <w:rsid w:val="0083439B"/>
    <w:rsid w:val="0083442C"/>
    <w:rsid w:val="00834FE0"/>
    <w:rsid w:val="00835431"/>
    <w:rsid w:val="00835A86"/>
    <w:rsid w:val="00835EB9"/>
    <w:rsid w:val="00836C2D"/>
    <w:rsid w:val="00836F32"/>
    <w:rsid w:val="008375A6"/>
    <w:rsid w:val="008406E2"/>
    <w:rsid w:val="008416CA"/>
    <w:rsid w:val="00842557"/>
    <w:rsid w:val="008447E5"/>
    <w:rsid w:val="00844F59"/>
    <w:rsid w:val="00845E15"/>
    <w:rsid w:val="008467C8"/>
    <w:rsid w:val="00846841"/>
    <w:rsid w:val="00847165"/>
    <w:rsid w:val="0085071E"/>
    <w:rsid w:val="00850C60"/>
    <w:rsid w:val="00851B34"/>
    <w:rsid w:val="00852C30"/>
    <w:rsid w:val="00853DE5"/>
    <w:rsid w:val="00853E4B"/>
    <w:rsid w:val="008540AA"/>
    <w:rsid w:val="00856019"/>
    <w:rsid w:val="00856816"/>
    <w:rsid w:val="008573DD"/>
    <w:rsid w:val="008578F3"/>
    <w:rsid w:val="00857A9A"/>
    <w:rsid w:val="00857BCF"/>
    <w:rsid w:val="00860925"/>
    <w:rsid w:val="00860CE8"/>
    <w:rsid w:val="00861A5F"/>
    <w:rsid w:val="00861CBA"/>
    <w:rsid w:val="00861D85"/>
    <w:rsid w:val="00861F22"/>
    <w:rsid w:val="00862628"/>
    <w:rsid w:val="00862F58"/>
    <w:rsid w:val="0086328A"/>
    <w:rsid w:val="00863D21"/>
    <w:rsid w:val="008647D0"/>
    <w:rsid w:val="00864A32"/>
    <w:rsid w:val="00864B01"/>
    <w:rsid w:val="00865B9D"/>
    <w:rsid w:val="00866348"/>
    <w:rsid w:val="00867B68"/>
    <w:rsid w:val="00867E2C"/>
    <w:rsid w:val="008702C5"/>
    <w:rsid w:val="008702FC"/>
    <w:rsid w:val="00870965"/>
    <w:rsid w:val="00870DB7"/>
    <w:rsid w:val="00871487"/>
    <w:rsid w:val="00871900"/>
    <w:rsid w:val="00872330"/>
    <w:rsid w:val="00872B34"/>
    <w:rsid w:val="00872FAD"/>
    <w:rsid w:val="00873277"/>
    <w:rsid w:val="0087338F"/>
    <w:rsid w:val="00873422"/>
    <w:rsid w:val="00873790"/>
    <w:rsid w:val="008737BC"/>
    <w:rsid w:val="00873DC8"/>
    <w:rsid w:val="00874403"/>
    <w:rsid w:val="0087486F"/>
    <w:rsid w:val="00874EE2"/>
    <w:rsid w:val="00874FBB"/>
    <w:rsid w:val="00875F12"/>
    <w:rsid w:val="00876D3F"/>
    <w:rsid w:val="00876E81"/>
    <w:rsid w:val="008775DE"/>
    <w:rsid w:val="0087761A"/>
    <w:rsid w:val="008806D4"/>
    <w:rsid w:val="00881DD3"/>
    <w:rsid w:val="008828A3"/>
    <w:rsid w:val="008835B9"/>
    <w:rsid w:val="008837DE"/>
    <w:rsid w:val="00883C83"/>
    <w:rsid w:val="00884D23"/>
    <w:rsid w:val="0088581B"/>
    <w:rsid w:val="008860B9"/>
    <w:rsid w:val="008863B5"/>
    <w:rsid w:val="00886500"/>
    <w:rsid w:val="0088657B"/>
    <w:rsid w:val="008873DC"/>
    <w:rsid w:val="008900B1"/>
    <w:rsid w:val="00890A5C"/>
    <w:rsid w:val="00891056"/>
    <w:rsid w:val="00891262"/>
    <w:rsid w:val="0089169E"/>
    <w:rsid w:val="00891AF2"/>
    <w:rsid w:val="008938DD"/>
    <w:rsid w:val="008944DD"/>
    <w:rsid w:val="00894ACD"/>
    <w:rsid w:val="00894F6F"/>
    <w:rsid w:val="008952FD"/>
    <w:rsid w:val="008959CE"/>
    <w:rsid w:val="00895AFD"/>
    <w:rsid w:val="00896149"/>
    <w:rsid w:val="00896DD6"/>
    <w:rsid w:val="0089736D"/>
    <w:rsid w:val="008974E5"/>
    <w:rsid w:val="008975D4"/>
    <w:rsid w:val="008977A5"/>
    <w:rsid w:val="00897BA3"/>
    <w:rsid w:val="00897BFD"/>
    <w:rsid w:val="00897DF4"/>
    <w:rsid w:val="008A054A"/>
    <w:rsid w:val="008A0D0E"/>
    <w:rsid w:val="008A12B8"/>
    <w:rsid w:val="008A1ECC"/>
    <w:rsid w:val="008A2070"/>
    <w:rsid w:val="008A214A"/>
    <w:rsid w:val="008A23FD"/>
    <w:rsid w:val="008A2B73"/>
    <w:rsid w:val="008A3F62"/>
    <w:rsid w:val="008A4880"/>
    <w:rsid w:val="008A50AA"/>
    <w:rsid w:val="008A6B43"/>
    <w:rsid w:val="008A6C1D"/>
    <w:rsid w:val="008A7CD1"/>
    <w:rsid w:val="008A7E75"/>
    <w:rsid w:val="008A7F8C"/>
    <w:rsid w:val="008B0E5B"/>
    <w:rsid w:val="008B1E14"/>
    <w:rsid w:val="008B3005"/>
    <w:rsid w:val="008B329C"/>
    <w:rsid w:val="008B36D8"/>
    <w:rsid w:val="008B396D"/>
    <w:rsid w:val="008B3CC3"/>
    <w:rsid w:val="008B4110"/>
    <w:rsid w:val="008B4E7B"/>
    <w:rsid w:val="008B5CB2"/>
    <w:rsid w:val="008B5D88"/>
    <w:rsid w:val="008B5DF4"/>
    <w:rsid w:val="008B63DC"/>
    <w:rsid w:val="008B6C2B"/>
    <w:rsid w:val="008C0304"/>
    <w:rsid w:val="008C05C1"/>
    <w:rsid w:val="008C0AB1"/>
    <w:rsid w:val="008C1539"/>
    <w:rsid w:val="008C1970"/>
    <w:rsid w:val="008C2063"/>
    <w:rsid w:val="008C2AD4"/>
    <w:rsid w:val="008C2DE1"/>
    <w:rsid w:val="008C3085"/>
    <w:rsid w:val="008C3521"/>
    <w:rsid w:val="008C3593"/>
    <w:rsid w:val="008C3D95"/>
    <w:rsid w:val="008C42DB"/>
    <w:rsid w:val="008C4544"/>
    <w:rsid w:val="008C55A2"/>
    <w:rsid w:val="008C56FC"/>
    <w:rsid w:val="008C69E2"/>
    <w:rsid w:val="008C7995"/>
    <w:rsid w:val="008C7FA8"/>
    <w:rsid w:val="008D06E2"/>
    <w:rsid w:val="008D1151"/>
    <w:rsid w:val="008D121D"/>
    <w:rsid w:val="008D1828"/>
    <w:rsid w:val="008D23B5"/>
    <w:rsid w:val="008D2A24"/>
    <w:rsid w:val="008D2CB3"/>
    <w:rsid w:val="008D3850"/>
    <w:rsid w:val="008D40D4"/>
    <w:rsid w:val="008D7E34"/>
    <w:rsid w:val="008E11F5"/>
    <w:rsid w:val="008E1B6C"/>
    <w:rsid w:val="008E24D0"/>
    <w:rsid w:val="008E2712"/>
    <w:rsid w:val="008E2A23"/>
    <w:rsid w:val="008E2A5B"/>
    <w:rsid w:val="008E3232"/>
    <w:rsid w:val="008E3CBE"/>
    <w:rsid w:val="008E4FF0"/>
    <w:rsid w:val="008E5354"/>
    <w:rsid w:val="008E5909"/>
    <w:rsid w:val="008E6665"/>
    <w:rsid w:val="008E6F45"/>
    <w:rsid w:val="008E7A9F"/>
    <w:rsid w:val="008F0276"/>
    <w:rsid w:val="008F0E59"/>
    <w:rsid w:val="008F1D9D"/>
    <w:rsid w:val="008F22AC"/>
    <w:rsid w:val="008F2B94"/>
    <w:rsid w:val="008F32B7"/>
    <w:rsid w:val="008F3DE5"/>
    <w:rsid w:val="008F43E7"/>
    <w:rsid w:val="008F6603"/>
    <w:rsid w:val="008F6FA1"/>
    <w:rsid w:val="008F72DA"/>
    <w:rsid w:val="0090041F"/>
    <w:rsid w:val="00900783"/>
    <w:rsid w:val="00900B2E"/>
    <w:rsid w:val="00902650"/>
    <w:rsid w:val="00902948"/>
    <w:rsid w:val="00903D23"/>
    <w:rsid w:val="00904064"/>
    <w:rsid w:val="00904474"/>
    <w:rsid w:val="0090493F"/>
    <w:rsid w:val="00904F0B"/>
    <w:rsid w:val="00904FC4"/>
    <w:rsid w:val="00905986"/>
    <w:rsid w:val="0090652A"/>
    <w:rsid w:val="0090677F"/>
    <w:rsid w:val="00907D11"/>
    <w:rsid w:val="009101B9"/>
    <w:rsid w:val="00910313"/>
    <w:rsid w:val="0091067E"/>
    <w:rsid w:val="0091072A"/>
    <w:rsid w:val="00910F5A"/>
    <w:rsid w:val="0091104E"/>
    <w:rsid w:val="00911050"/>
    <w:rsid w:val="009111A2"/>
    <w:rsid w:val="009127AB"/>
    <w:rsid w:val="00914959"/>
    <w:rsid w:val="00914B55"/>
    <w:rsid w:val="00914FF4"/>
    <w:rsid w:val="009159D7"/>
    <w:rsid w:val="009159DC"/>
    <w:rsid w:val="00916172"/>
    <w:rsid w:val="00916D16"/>
    <w:rsid w:val="00916D28"/>
    <w:rsid w:val="009173F9"/>
    <w:rsid w:val="009174BF"/>
    <w:rsid w:val="009175FA"/>
    <w:rsid w:val="00917B58"/>
    <w:rsid w:val="00917C91"/>
    <w:rsid w:val="009207D4"/>
    <w:rsid w:val="00920A38"/>
    <w:rsid w:val="00921103"/>
    <w:rsid w:val="0092118C"/>
    <w:rsid w:val="009213D5"/>
    <w:rsid w:val="009214FA"/>
    <w:rsid w:val="00921ED1"/>
    <w:rsid w:val="00921FF8"/>
    <w:rsid w:val="00922289"/>
    <w:rsid w:val="00922DD5"/>
    <w:rsid w:val="009230D2"/>
    <w:rsid w:val="00923E74"/>
    <w:rsid w:val="0092442C"/>
    <w:rsid w:val="009246EC"/>
    <w:rsid w:val="00924ABA"/>
    <w:rsid w:val="00924B83"/>
    <w:rsid w:val="00924BBF"/>
    <w:rsid w:val="0092522C"/>
    <w:rsid w:val="009252BB"/>
    <w:rsid w:val="009254DB"/>
    <w:rsid w:val="00925BC4"/>
    <w:rsid w:val="00925C35"/>
    <w:rsid w:val="00925C5C"/>
    <w:rsid w:val="00926177"/>
    <w:rsid w:val="009264B0"/>
    <w:rsid w:val="00926693"/>
    <w:rsid w:val="00927CFD"/>
    <w:rsid w:val="009300D5"/>
    <w:rsid w:val="00930A78"/>
    <w:rsid w:val="00931313"/>
    <w:rsid w:val="0093132C"/>
    <w:rsid w:val="00931537"/>
    <w:rsid w:val="0093161D"/>
    <w:rsid w:val="00931E09"/>
    <w:rsid w:val="00932454"/>
    <w:rsid w:val="00932F1C"/>
    <w:rsid w:val="00933646"/>
    <w:rsid w:val="00933B0E"/>
    <w:rsid w:val="00933E5C"/>
    <w:rsid w:val="00934501"/>
    <w:rsid w:val="00936C57"/>
    <w:rsid w:val="00936D41"/>
    <w:rsid w:val="0093735C"/>
    <w:rsid w:val="00937860"/>
    <w:rsid w:val="009378CB"/>
    <w:rsid w:val="00937C7E"/>
    <w:rsid w:val="00941120"/>
    <w:rsid w:val="00941906"/>
    <w:rsid w:val="00942B7C"/>
    <w:rsid w:val="009431A4"/>
    <w:rsid w:val="0094357B"/>
    <w:rsid w:val="00943733"/>
    <w:rsid w:val="009449B4"/>
    <w:rsid w:val="00944F73"/>
    <w:rsid w:val="009455BD"/>
    <w:rsid w:val="009456A5"/>
    <w:rsid w:val="00945EFC"/>
    <w:rsid w:val="009465E3"/>
    <w:rsid w:val="00946679"/>
    <w:rsid w:val="00946888"/>
    <w:rsid w:val="00946B05"/>
    <w:rsid w:val="00946EA9"/>
    <w:rsid w:val="009470C5"/>
    <w:rsid w:val="00947ECE"/>
    <w:rsid w:val="00950295"/>
    <w:rsid w:val="009506B2"/>
    <w:rsid w:val="0095111A"/>
    <w:rsid w:val="009518EB"/>
    <w:rsid w:val="00951DA7"/>
    <w:rsid w:val="0095279F"/>
    <w:rsid w:val="00953C96"/>
    <w:rsid w:val="00953D24"/>
    <w:rsid w:val="00954006"/>
    <w:rsid w:val="00954C07"/>
    <w:rsid w:val="00954E2F"/>
    <w:rsid w:val="00954F68"/>
    <w:rsid w:val="00955976"/>
    <w:rsid w:val="00955A65"/>
    <w:rsid w:val="00955E36"/>
    <w:rsid w:val="009566CD"/>
    <w:rsid w:val="009629E3"/>
    <w:rsid w:val="009638E7"/>
    <w:rsid w:val="00963E37"/>
    <w:rsid w:val="00964F5E"/>
    <w:rsid w:val="00966424"/>
    <w:rsid w:val="00966666"/>
    <w:rsid w:val="0096705D"/>
    <w:rsid w:val="00970B22"/>
    <w:rsid w:val="00970BD7"/>
    <w:rsid w:val="00972509"/>
    <w:rsid w:val="00972B45"/>
    <w:rsid w:val="009732AA"/>
    <w:rsid w:val="00973368"/>
    <w:rsid w:val="0097340C"/>
    <w:rsid w:val="00973AA5"/>
    <w:rsid w:val="00974B5D"/>
    <w:rsid w:val="00975141"/>
    <w:rsid w:val="0097524B"/>
    <w:rsid w:val="009765BD"/>
    <w:rsid w:val="00976CB9"/>
    <w:rsid w:val="0097701A"/>
    <w:rsid w:val="00977AEA"/>
    <w:rsid w:val="00980934"/>
    <w:rsid w:val="009813A5"/>
    <w:rsid w:val="009817D8"/>
    <w:rsid w:val="00981CF6"/>
    <w:rsid w:val="009827C8"/>
    <w:rsid w:val="0098284E"/>
    <w:rsid w:val="00983328"/>
    <w:rsid w:val="009834CB"/>
    <w:rsid w:val="00983B04"/>
    <w:rsid w:val="00983D98"/>
    <w:rsid w:val="00984638"/>
    <w:rsid w:val="00984838"/>
    <w:rsid w:val="00984B2D"/>
    <w:rsid w:val="00984B34"/>
    <w:rsid w:val="009851DF"/>
    <w:rsid w:val="00985AC1"/>
    <w:rsid w:val="00985F5A"/>
    <w:rsid w:val="00987404"/>
    <w:rsid w:val="0099093F"/>
    <w:rsid w:val="009911A0"/>
    <w:rsid w:val="00991398"/>
    <w:rsid w:val="0099149B"/>
    <w:rsid w:val="00991573"/>
    <w:rsid w:val="009916A1"/>
    <w:rsid w:val="00991C95"/>
    <w:rsid w:val="00992F26"/>
    <w:rsid w:val="0099543E"/>
    <w:rsid w:val="00995461"/>
    <w:rsid w:val="009958F6"/>
    <w:rsid w:val="00995F13"/>
    <w:rsid w:val="009965F6"/>
    <w:rsid w:val="00996EA8"/>
    <w:rsid w:val="009973D7"/>
    <w:rsid w:val="009A0257"/>
    <w:rsid w:val="009A0E4B"/>
    <w:rsid w:val="009A180F"/>
    <w:rsid w:val="009A1AC2"/>
    <w:rsid w:val="009A5149"/>
    <w:rsid w:val="009A60F2"/>
    <w:rsid w:val="009A6B2C"/>
    <w:rsid w:val="009B0500"/>
    <w:rsid w:val="009B07B6"/>
    <w:rsid w:val="009B07CD"/>
    <w:rsid w:val="009B07EE"/>
    <w:rsid w:val="009B0CB9"/>
    <w:rsid w:val="009B0FBC"/>
    <w:rsid w:val="009B167F"/>
    <w:rsid w:val="009B1D48"/>
    <w:rsid w:val="009B2003"/>
    <w:rsid w:val="009B290C"/>
    <w:rsid w:val="009B3092"/>
    <w:rsid w:val="009B30A0"/>
    <w:rsid w:val="009B31CD"/>
    <w:rsid w:val="009B4932"/>
    <w:rsid w:val="009B4AAA"/>
    <w:rsid w:val="009B50C3"/>
    <w:rsid w:val="009B5C95"/>
    <w:rsid w:val="009C160A"/>
    <w:rsid w:val="009C1A1B"/>
    <w:rsid w:val="009C2364"/>
    <w:rsid w:val="009C2370"/>
    <w:rsid w:val="009C2E19"/>
    <w:rsid w:val="009C34D5"/>
    <w:rsid w:val="009C53C7"/>
    <w:rsid w:val="009C59EB"/>
    <w:rsid w:val="009C6022"/>
    <w:rsid w:val="009C649F"/>
    <w:rsid w:val="009C679D"/>
    <w:rsid w:val="009C6A18"/>
    <w:rsid w:val="009C6BE6"/>
    <w:rsid w:val="009C7748"/>
    <w:rsid w:val="009D1C8B"/>
    <w:rsid w:val="009D20FE"/>
    <w:rsid w:val="009D2D50"/>
    <w:rsid w:val="009D34BE"/>
    <w:rsid w:val="009D58AC"/>
    <w:rsid w:val="009D5E35"/>
    <w:rsid w:val="009D61B8"/>
    <w:rsid w:val="009D629C"/>
    <w:rsid w:val="009D62A4"/>
    <w:rsid w:val="009D693D"/>
    <w:rsid w:val="009E0032"/>
    <w:rsid w:val="009E0B33"/>
    <w:rsid w:val="009E0ED3"/>
    <w:rsid w:val="009E1FE9"/>
    <w:rsid w:val="009E2AC4"/>
    <w:rsid w:val="009E3322"/>
    <w:rsid w:val="009E37CC"/>
    <w:rsid w:val="009E407C"/>
    <w:rsid w:val="009E4B79"/>
    <w:rsid w:val="009E5D6D"/>
    <w:rsid w:val="009E63BB"/>
    <w:rsid w:val="009E7CD3"/>
    <w:rsid w:val="009F07F8"/>
    <w:rsid w:val="009F1356"/>
    <w:rsid w:val="009F16A1"/>
    <w:rsid w:val="009F19B4"/>
    <w:rsid w:val="009F1C61"/>
    <w:rsid w:val="009F3F3E"/>
    <w:rsid w:val="009F4306"/>
    <w:rsid w:val="009F48F0"/>
    <w:rsid w:val="009F530E"/>
    <w:rsid w:val="009F61DD"/>
    <w:rsid w:val="009F666C"/>
    <w:rsid w:val="009F6DF5"/>
    <w:rsid w:val="009F6E3C"/>
    <w:rsid w:val="009F75A0"/>
    <w:rsid w:val="009F7952"/>
    <w:rsid w:val="00A006B9"/>
    <w:rsid w:val="00A006E5"/>
    <w:rsid w:val="00A00A32"/>
    <w:rsid w:val="00A0153C"/>
    <w:rsid w:val="00A022F2"/>
    <w:rsid w:val="00A031DB"/>
    <w:rsid w:val="00A05221"/>
    <w:rsid w:val="00A05245"/>
    <w:rsid w:val="00A05F93"/>
    <w:rsid w:val="00A061AA"/>
    <w:rsid w:val="00A073A7"/>
    <w:rsid w:val="00A075E6"/>
    <w:rsid w:val="00A07919"/>
    <w:rsid w:val="00A079F1"/>
    <w:rsid w:val="00A07FD5"/>
    <w:rsid w:val="00A10237"/>
    <w:rsid w:val="00A110E2"/>
    <w:rsid w:val="00A118CA"/>
    <w:rsid w:val="00A11CCE"/>
    <w:rsid w:val="00A1275D"/>
    <w:rsid w:val="00A1278B"/>
    <w:rsid w:val="00A12D61"/>
    <w:rsid w:val="00A12FC5"/>
    <w:rsid w:val="00A1356D"/>
    <w:rsid w:val="00A13D52"/>
    <w:rsid w:val="00A14FDC"/>
    <w:rsid w:val="00A15358"/>
    <w:rsid w:val="00A154F2"/>
    <w:rsid w:val="00A158AA"/>
    <w:rsid w:val="00A15ED0"/>
    <w:rsid w:val="00A16D68"/>
    <w:rsid w:val="00A1700C"/>
    <w:rsid w:val="00A17029"/>
    <w:rsid w:val="00A17D09"/>
    <w:rsid w:val="00A2017A"/>
    <w:rsid w:val="00A20732"/>
    <w:rsid w:val="00A21178"/>
    <w:rsid w:val="00A21530"/>
    <w:rsid w:val="00A21729"/>
    <w:rsid w:val="00A21CE6"/>
    <w:rsid w:val="00A225CB"/>
    <w:rsid w:val="00A2393F"/>
    <w:rsid w:val="00A23E79"/>
    <w:rsid w:val="00A2407B"/>
    <w:rsid w:val="00A24382"/>
    <w:rsid w:val="00A24E04"/>
    <w:rsid w:val="00A24FF8"/>
    <w:rsid w:val="00A25D97"/>
    <w:rsid w:val="00A260FD"/>
    <w:rsid w:val="00A26950"/>
    <w:rsid w:val="00A26A18"/>
    <w:rsid w:val="00A26D51"/>
    <w:rsid w:val="00A26E74"/>
    <w:rsid w:val="00A27448"/>
    <w:rsid w:val="00A27A05"/>
    <w:rsid w:val="00A27FBD"/>
    <w:rsid w:val="00A300C3"/>
    <w:rsid w:val="00A300D6"/>
    <w:rsid w:val="00A30AFA"/>
    <w:rsid w:val="00A30E6C"/>
    <w:rsid w:val="00A3153A"/>
    <w:rsid w:val="00A3263B"/>
    <w:rsid w:val="00A32E7B"/>
    <w:rsid w:val="00A33F3E"/>
    <w:rsid w:val="00A3441A"/>
    <w:rsid w:val="00A34FC4"/>
    <w:rsid w:val="00A35260"/>
    <w:rsid w:val="00A36C5F"/>
    <w:rsid w:val="00A36C89"/>
    <w:rsid w:val="00A418B9"/>
    <w:rsid w:val="00A41D43"/>
    <w:rsid w:val="00A41FF1"/>
    <w:rsid w:val="00A42828"/>
    <w:rsid w:val="00A44157"/>
    <w:rsid w:val="00A4475C"/>
    <w:rsid w:val="00A458FF"/>
    <w:rsid w:val="00A45E24"/>
    <w:rsid w:val="00A46740"/>
    <w:rsid w:val="00A46E62"/>
    <w:rsid w:val="00A46F4E"/>
    <w:rsid w:val="00A479E9"/>
    <w:rsid w:val="00A47D94"/>
    <w:rsid w:val="00A504B2"/>
    <w:rsid w:val="00A51227"/>
    <w:rsid w:val="00A51A3B"/>
    <w:rsid w:val="00A52940"/>
    <w:rsid w:val="00A53BE9"/>
    <w:rsid w:val="00A53E3D"/>
    <w:rsid w:val="00A54952"/>
    <w:rsid w:val="00A5507A"/>
    <w:rsid w:val="00A550B1"/>
    <w:rsid w:val="00A601CA"/>
    <w:rsid w:val="00A613E9"/>
    <w:rsid w:val="00A61D3D"/>
    <w:rsid w:val="00A621EC"/>
    <w:rsid w:val="00A6326C"/>
    <w:rsid w:val="00A63CE1"/>
    <w:rsid w:val="00A63CF1"/>
    <w:rsid w:val="00A66D1B"/>
    <w:rsid w:val="00A67A90"/>
    <w:rsid w:val="00A70098"/>
    <w:rsid w:val="00A707E6"/>
    <w:rsid w:val="00A72B17"/>
    <w:rsid w:val="00A72BAF"/>
    <w:rsid w:val="00A738E7"/>
    <w:rsid w:val="00A73996"/>
    <w:rsid w:val="00A73F53"/>
    <w:rsid w:val="00A75459"/>
    <w:rsid w:val="00A75BF7"/>
    <w:rsid w:val="00A761C6"/>
    <w:rsid w:val="00A76BAC"/>
    <w:rsid w:val="00A77817"/>
    <w:rsid w:val="00A77E0F"/>
    <w:rsid w:val="00A827C1"/>
    <w:rsid w:val="00A837F2"/>
    <w:rsid w:val="00A83C7E"/>
    <w:rsid w:val="00A847CE"/>
    <w:rsid w:val="00A84DD0"/>
    <w:rsid w:val="00A86783"/>
    <w:rsid w:val="00A86E89"/>
    <w:rsid w:val="00A87A64"/>
    <w:rsid w:val="00A9262C"/>
    <w:rsid w:val="00A92740"/>
    <w:rsid w:val="00A92AFD"/>
    <w:rsid w:val="00A92B71"/>
    <w:rsid w:val="00A92E77"/>
    <w:rsid w:val="00A94188"/>
    <w:rsid w:val="00A95B46"/>
    <w:rsid w:val="00A9710D"/>
    <w:rsid w:val="00A9715A"/>
    <w:rsid w:val="00A971B3"/>
    <w:rsid w:val="00AA0398"/>
    <w:rsid w:val="00AA088D"/>
    <w:rsid w:val="00AA0A39"/>
    <w:rsid w:val="00AA1512"/>
    <w:rsid w:val="00AA1F36"/>
    <w:rsid w:val="00AA22D0"/>
    <w:rsid w:val="00AA2348"/>
    <w:rsid w:val="00AA2F33"/>
    <w:rsid w:val="00AA3064"/>
    <w:rsid w:val="00AA3374"/>
    <w:rsid w:val="00AA448F"/>
    <w:rsid w:val="00AA46A4"/>
    <w:rsid w:val="00AA5B9E"/>
    <w:rsid w:val="00AA6C08"/>
    <w:rsid w:val="00AA7154"/>
    <w:rsid w:val="00AA7B4C"/>
    <w:rsid w:val="00AA7D47"/>
    <w:rsid w:val="00AB020C"/>
    <w:rsid w:val="00AB0354"/>
    <w:rsid w:val="00AB0A3B"/>
    <w:rsid w:val="00AB0E2A"/>
    <w:rsid w:val="00AB1713"/>
    <w:rsid w:val="00AB2790"/>
    <w:rsid w:val="00AB30EA"/>
    <w:rsid w:val="00AB3135"/>
    <w:rsid w:val="00AB3C28"/>
    <w:rsid w:val="00AB3DBA"/>
    <w:rsid w:val="00AB5055"/>
    <w:rsid w:val="00AB5790"/>
    <w:rsid w:val="00AB5CF2"/>
    <w:rsid w:val="00AB6995"/>
    <w:rsid w:val="00AB6A90"/>
    <w:rsid w:val="00AB6D66"/>
    <w:rsid w:val="00AB7C90"/>
    <w:rsid w:val="00AC0F74"/>
    <w:rsid w:val="00AC1C4C"/>
    <w:rsid w:val="00AC205F"/>
    <w:rsid w:val="00AC2B2E"/>
    <w:rsid w:val="00AC2E11"/>
    <w:rsid w:val="00AC424C"/>
    <w:rsid w:val="00AC54AE"/>
    <w:rsid w:val="00AC57A7"/>
    <w:rsid w:val="00AC607F"/>
    <w:rsid w:val="00AC63AB"/>
    <w:rsid w:val="00AC681F"/>
    <w:rsid w:val="00AC686F"/>
    <w:rsid w:val="00AC6BFB"/>
    <w:rsid w:val="00AD0EA6"/>
    <w:rsid w:val="00AD1A72"/>
    <w:rsid w:val="00AD2C36"/>
    <w:rsid w:val="00AD2D2F"/>
    <w:rsid w:val="00AD2E3E"/>
    <w:rsid w:val="00AD3F03"/>
    <w:rsid w:val="00AD411E"/>
    <w:rsid w:val="00AD424C"/>
    <w:rsid w:val="00AD7985"/>
    <w:rsid w:val="00AD7A32"/>
    <w:rsid w:val="00AE003A"/>
    <w:rsid w:val="00AE0C3E"/>
    <w:rsid w:val="00AE0DCD"/>
    <w:rsid w:val="00AE0FB7"/>
    <w:rsid w:val="00AE134A"/>
    <w:rsid w:val="00AE13CB"/>
    <w:rsid w:val="00AE15B2"/>
    <w:rsid w:val="00AE16E9"/>
    <w:rsid w:val="00AE3058"/>
    <w:rsid w:val="00AE3359"/>
    <w:rsid w:val="00AE3577"/>
    <w:rsid w:val="00AE3B10"/>
    <w:rsid w:val="00AE3FA3"/>
    <w:rsid w:val="00AE45B9"/>
    <w:rsid w:val="00AE47D5"/>
    <w:rsid w:val="00AE4CD6"/>
    <w:rsid w:val="00AE580A"/>
    <w:rsid w:val="00AE74F5"/>
    <w:rsid w:val="00AE79D2"/>
    <w:rsid w:val="00AF08DB"/>
    <w:rsid w:val="00AF1EC2"/>
    <w:rsid w:val="00AF2F1B"/>
    <w:rsid w:val="00AF3014"/>
    <w:rsid w:val="00AF322B"/>
    <w:rsid w:val="00AF3732"/>
    <w:rsid w:val="00AF3C4A"/>
    <w:rsid w:val="00AF3E10"/>
    <w:rsid w:val="00AF4441"/>
    <w:rsid w:val="00AF6914"/>
    <w:rsid w:val="00AF6E0F"/>
    <w:rsid w:val="00B009AB"/>
    <w:rsid w:val="00B00DD6"/>
    <w:rsid w:val="00B018E2"/>
    <w:rsid w:val="00B024E9"/>
    <w:rsid w:val="00B0340B"/>
    <w:rsid w:val="00B038F2"/>
    <w:rsid w:val="00B03B3D"/>
    <w:rsid w:val="00B04023"/>
    <w:rsid w:val="00B04463"/>
    <w:rsid w:val="00B04832"/>
    <w:rsid w:val="00B04A91"/>
    <w:rsid w:val="00B05C02"/>
    <w:rsid w:val="00B0623D"/>
    <w:rsid w:val="00B067B2"/>
    <w:rsid w:val="00B06B0F"/>
    <w:rsid w:val="00B06C56"/>
    <w:rsid w:val="00B06D84"/>
    <w:rsid w:val="00B06F2E"/>
    <w:rsid w:val="00B07C1F"/>
    <w:rsid w:val="00B07DD3"/>
    <w:rsid w:val="00B101E4"/>
    <w:rsid w:val="00B11311"/>
    <w:rsid w:val="00B1192D"/>
    <w:rsid w:val="00B11A1A"/>
    <w:rsid w:val="00B1233E"/>
    <w:rsid w:val="00B124F3"/>
    <w:rsid w:val="00B12E5A"/>
    <w:rsid w:val="00B137B8"/>
    <w:rsid w:val="00B138B8"/>
    <w:rsid w:val="00B1394F"/>
    <w:rsid w:val="00B14971"/>
    <w:rsid w:val="00B1558B"/>
    <w:rsid w:val="00B16BA8"/>
    <w:rsid w:val="00B17649"/>
    <w:rsid w:val="00B21A41"/>
    <w:rsid w:val="00B21EA1"/>
    <w:rsid w:val="00B22857"/>
    <w:rsid w:val="00B2319E"/>
    <w:rsid w:val="00B234C9"/>
    <w:rsid w:val="00B2372B"/>
    <w:rsid w:val="00B2380A"/>
    <w:rsid w:val="00B23A28"/>
    <w:rsid w:val="00B24A68"/>
    <w:rsid w:val="00B26234"/>
    <w:rsid w:val="00B26EB6"/>
    <w:rsid w:val="00B27DF4"/>
    <w:rsid w:val="00B27F65"/>
    <w:rsid w:val="00B305CE"/>
    <w:rsid w:val="00B3160E"/>
    <w:rsid w:val="00B31D8C"/>
    <w:rsid w:val="00B320D7"/>
    <w:rsid w:val="00B33333"/>
    <w:rsid w:val="00B334C1"/>
    <w:rsid w:val="00B33640"/>
    <w:rsid w:val="00B3403E"/>
    <w:rsid w:val="00B34090"/>
    <w:rsid w:val="00B3418E"/>
    <w:rsid w:val="00B3432A"/>
    <w:rsid w:val="00B34364"/>
    <w:rsid w:val="00B34687"/>
    <w:rsid w:val="00B34829"/>
    <w:rsid w:val="00B34B8D"/>
    <w:rsid w:val="00B34E28"/>
    <w:rsid w:val="00B35037"/>
    <w:rsid w:val="00B35160"/>
    <w:rsid w:val="00B3557F"/>
    <w:rsid w:val="00B37A74"/>
    <w:rsid w:val="00B40183"/>
    <w:rsid w:val="00B404E3"/>
    <w:rsid w:val="00B404FD"/>
    <w:rsid w:val="00B41A87"/>
    <w:rsid w:val="00B41FC3"/>
    <w:rsid w:val="00B426BA"/>
    <w:rsid w:val="00B426DC"/>
    <w:rsid w:val="00B42AE1"/>
    <w:rsid w:val="00B430DF"/>
    <w:rsid w:val="00B437B6"/>
    <w:rsid w:val="00B43F57"/>
    <w:rsid w:val="00B44CE4"/>
    <w:rsid w:val="00B4567A"/>
    <w:rsid w:val="00B4581D"/>
    <w:rsid w:val="00B45E86"/>
    <w:rsid w:val="00B4622E"/>
    <w:rsid w:val="00B46BCE"/>
    <w:rsid w:val="00B47E3A"/>
    <w:rsid w:val="00B50D5C"/>
    <w:rsid w:val="00B51571"/>
    <w:rsid w:val="00B51EDD"/>
    <w:rsid w:val="00B522F4"/>
    <w:rsid w:val="00B5237F"/>
    <w:rsid w:val="00B52B2C"/>
    <w:rsid w:val="00B52CF4"/>
    <w:rsid w:val="00B5371F"/>
    <w:rsid w:val="00B53ECD"/>
    <w:rsid w:val="00B53FFB"/>
    <w:rsid w:val="00B54014"/>
    <w:rsid w:val="00B545DA"/>
    <w:rsid w:val="00B549AE"/>
    <w:rsid w:val="00B556B6"/>
    <w:rsid w:val="00B55F8D"/>
    <w:rsid w:val="00B5617A"/>
    <w:rsid w:val="00B5643E"/>
    <w:rsid w:val="00B5658F"/>
    <w:rsid w:val="00B571F7"/>
    <w:rsid w:val="00B57F14"/>
    <w:rsid w:val="00B60450"/>
    <w:rsid w:val="00B61026"/>
    <w:rsid w:val="00B61305"/>
    <w:rsid w:val="00B61513"/>
    <w:rsid w:val="00B61609"/>
    <w:rsid w:val="00B6210E"/>
    <w:rsid w:val="00B62B7A"/>
    <w:rsid w:val="00B6347D"/>
    <w:rsid w:val="00B63E59"/>
    <w:rsid w:val="00B644E1"/>
    <w:rsid w:val="00B64744"/>
    <w:rsid w:val="00B649C8"/>
    <w:rsid w:val="00B6563F"/>
    <w:rsid w:val="00B6619C"/>
    <w:rsid w:val="00B66B3E"/>
    <w:rsid w:val="00B66D58"/>
    <w:rsid w:val="00B71C40"/>
    <w:rsid w:val="00B723D3"/>
    <w:rsid w:val="00B73611"/>
    <w:rsid w:val="00B742FD"/>
    <w:rsid w:val="00B748ED"/>
    <w:rsid w:val="00B74A01"/>
    <w:rsid w:val="00B75A78"/>
    <w:rsid w:val="00B76D38"/>
    <w:rsid w:val="00B772A0"/>
    <w:rsid w:val="00B776DD"/>
    <w:rsid w:val="00B777EB"/>
    <w:rsid w:val="00B77ECF"/>
    <w:rsid w:val="00B801C8"/>
    <w:rsid w:val="00B80265"/>
    <w:rsid w:val="00B8049A"/>
    <w:rsid w:val="00B80595"/>
    <w:rsid w:val="00B80CD7"/>
    <w:rsid w:val="00B81097"/>
    <w:rsid w:val="00B817C9"/>
    <w:rsid w:val="00B81B15"/>
    <w:rsid w:val="00B820A9"/>
    <w:rsid w:val="00B820AB"/>
    <w:rsid w:val="00B825B0"/>
    <w:rsid w:val="00B8306B"/>
    <w:rsid w:val="00B832C0"/>
    <w:rsid w:val="00B8391C"/>
    <w:rsid w:val="00B8396E"/>
    <w:rsid w:val="00B84B53"/>
    <w:rsid w:val="00B84D1D"/>
    <w:rsid w:val="00B8580C"/>
    <w:rsid w:val="00B86713"/>
    <w:rsid w:val="00B86BCE"/>
    <w:rsid w:val="00B86F45"/>
    <w:rsid w:val="00B8714B"/>
    <w:rsid w:val="00B87155"/>
    <w:rsid w:val="00B90152"/>
    <w:rsid w:val="00B90330"/>
    <w:rsid w:val="00B90908"/>
    <w:rsid w:val="00B90953"/>
    <w:rsid w:val="00B9135F"/>
    <w:rsid w:val="00B92231"/>
    <w:rsid w:val="00B93931"/>
    <w:rsid w:val="00B94190"/>
    <w:rsid w:val="00B94B0F"/>
    <w:rsid w:val="00B94E85"/>
    <w:rsid w:val="00B958DA"/>
    <w:rsid w:val="00B95E6D"/>
    <w:rsid w:val="00B9651D"/>
    <w:rsid w:val="00B97EA1"/>
    <w:rsid w:val="00BA00F9"/>
    <w:rsid w:val="00BA0656"/>
    <w:rsid w:val="00BA07BE"/>
    <w:rsid w:val="00BA0B7A"/>
    <w:rsid w:val="00BA1A18"/>
    <w:rsid w:val="00BA1AD1"/>
    <w:rsid w:val="00BA24FD"/>
    <w:rsid w:val="00BA3370"/>
    <w:rsid w:val="00BA4329"/>
    <w:rsid w:val="00BA5262"/>
    <w:rsid w:val="00BA72DA"/>
    <w:rsid w:val="00BB0C43"/>
    <w:rsid w:val="00BB2384"/>
    <w:rsid w:val="00BB2B26"/>
    <w:rsid w:val="00BB35F9"/>
    <w:rsid w:val="00BB4036"/>
    <w:rsid w:val="00BB403C"/>
    <w:rsid w:val="00BB40B2"/>
    <w:rsid w:val="00BB446A"/>
    <w:rsid w:val="00BB4880"/>
    <w:rsid w:val="00BB4AA5"/>
    <w:rsid w:val="00BB5338"/>
    <w:rsid w:val="00BB593E"/>
    <w:rsid w:val="00BB59F0"/>
    <w:rsid w:val="00BB66B6"/>
    <w:rsid w:val="00BB6832"/>
    <w:rsid w:val="00BB75A9"/>
    <w:rsid w:val="00BC0144"/>
    <w:rsid w:val="00BC053E"/>
    <w:rsid w:val="00BC0AEA"/>
    <w:rsid w:val="00BC19F2"/>
    <w:rsid w:val="00BC1B92"/>
    <w:rsid w:val="00BC1F11"/>
    <w:rsid w:val="00BC2262"/>
    <w:rsid w:val="00BC2B9A"/>
    <w:rsid w:val="00BC2CDA"/>
    <w:rsid w:val="00BC3491"/>
    <w:rsid w:val="00BC43CE"/>
    <w:rsid w:val="00BC4B6B"/>
    <w:rsid w:val="00BC55B0"/>
    <w:rsid w:val="00BC562D"/>
    <w:rsid w:val="00BC5C5D"/>
    <w:rsid w:val="00BC5FD0"/>
    <w:rsid w:val="00BC6BF7"/>
    <w:rsid w:val="00BC6CC7"/>
    <w:rsid w:val="00BC7102"/>
    <w:rsid w:val="00BC754D"/>
    <w:rsid w:val="00BD1CDA"/>
    <w:rsid w:val="00BD2453"/>
    <w:rsid w:val="00BD2880"/>
    <w:rsid w:val="00BD3616"/>
    <w:rsid w:val="00BD37F0"/>
    <w:rsid w:val="00BD563F"/>
    <w:rsid w:val="00BD583B"/>
    <w:rsid w:val="00BD5B41"/>
    <w:rsid w:val="00BD6BE4"/>
    <w:rsid w:val="00BD74E0"/>
    <w:rsid w:val="00BD7CEC"/>
    <w:rsid w:val="00BE079F"/>
    <w:rsid w:val="00BE467F"/>
    <w:rsid w:val="00BE598B"/>
    <w:rsid w:val="00BE5A5E"/>
    <w:rsid w:val="00BE62F9"/>
    <w:rsid w:val="00BE6CD9"/>
    <w:rsid w:val="00BE729D"/>
    <w:rsid w:val="00BE74DD"/>
    <w:rsid w:val="00BE76A1"/>
    <w:rsid w:val="00BE7FB0"/>
    <w:rsid w:val="00BF04EC"/>
    <w:rsid w:val="00BF08C6"/>
    <w:rsid w:val="00BF0A19"/>
    <w:rsid w:val="00BF0E12"/>
    <w:rsid w:val="00BF1572"/>
    <w:rsid w:val="00BF1B0D"/>
    <w:rsid w:val="00BF1E01"/>
    <w:rsid w:val="00BF311B"/>
    <w:rsid w:val="00BF353E"/>
    <w:rsid w:val="00BF3C3F"/>
    <w:rsid w:val="00BF5314"/>
    <w:rsid w:val="00BF5AF8"/>
    <w:rsid w:val="00BF5D2B"/>
    <w:rsid w:val="00BF6151"/>
    <w:rsid w:val="00BF6CCB"/>
    <w:rsid w:val="00BF6D34"/>
    <w:rsid w:val="00BF6F9E"/>
    <w:rsid w:val="00BF7417"/>
    <w:rsid w:val="00BF7825"/>
    <w:rsid w:val="00BF7F77"/>
    <w:rsid w:val="00C00373"/>
    <w:rsid w:val="00C00FE3"/>
    <w:rsid w:val="00C01B13"/>
    <w:rsid w:val="00C01D0F"/>
    <w:rsid w:val="00C01D47"/>
    <w:rsid w:val="00C0466A"/>
    <w:rsid w:val="00C05083"/>
    <w:rsid w:val="00C0521E"/>
    <w:rsid w:val="00C05220"/>
    <w:rsid w:val="00C05239"/>
    <w:rsid w:val="00C05609"/>
    <w:rsid w:val="00C05A05"/>
    <w:rsid w:val="00C05F13"/>
    <w:rsid w:val="00C06630"/>
    <w:rsid w:val="00C07129"/>
    <w:rsid w:val="00C073D4"/>
    <w:rsid w:val="00C07B83"/>
    <w:rsid w:val="00C07E7D"/>
    <w:rsid w:val="00C100C6"/>
    <w:rsid w:val="00C10946"/>
    <w:rsid w:val="00C10AEF"/>
    <w:rsid w:val="00C11D97"/>
    <w:rsid w:val="00C129E4"/>
    <w:rsid w:val="00C12F26"/>
    <w:rsid w:val="00C14CC5"/>
    <w:rsid w:val="00C156B7"/>
    <w:rsid w:val="00C1586A"/>
    <w:rsid w:val="00C16964"/>
    <w:rsid w:val="00C17488"/>
    <w:rsid w:val="00C1791D"/>
    <w:rsid w:val="00C17AD7"/>
    <w:rsid w:val="00C17F30"/>
    <w:rsid w:val="00C20E76"/>
    <w:rsid w:val="00C212F8"/>
    <w:rsid w:val="00C220F2"/>
    <w:rsid w:val="00C22F76"/>
    <w:rsid w:val="00C23858"/>
    <w:rsid w:val="00C24BD1"/>
    <w:rsid w:val="00C25179"/>
    <w:rsid w:val="00C258D7"/>
    <w:rsid w:val="00C26496"/>
    <w:rsid w:val="00C274F8"/>
    <w:rsid w:val="00C27546"/>
    <w:rsid w:val="00C27C99"/>
    <w:rsid w:val="00C27E3D"/>
    <w:rsid w:val="00C3024F"/>
    <w:rsid w:val="00C3034E"/>
    <w:rsid w:val="00C3110C"/>
    <w:rsid w:val="00C315A7"/>
    <w:rsid w:val="00C318CC"/>
    <w:rsid w:val="00C31B1B"/>
    <w:rsid w:val="00C31F49"/>
    <w:rsid w:val="00C31FE9"/>
    <w:rsid w:val="00C32720"/>
    <w:rsid w:val="00C327EC"/>
    <w:rsid w:val="00C329F5"/>
    <w:rsid w:val="00C32E8F"/>
    <w:rsid w:val="00C3321E"/>
    <w:rsid w:val="00C335D7"/>
    <w:rsid w:val="00C33D7C"/>
    <w:rsid w:val="00C3407C"/>
    <w:rsid w:val="00C34B6F"/>
    <w:rsid w:val="00C372F8"/>
    <w:rsid w:val="00C37624"/>
    <w:rsid w:val="00C41AE4"/>
    <w:rsid w:val="00C42269"/>
    <w:rsid w:val="00C4262F"/>
    <w:rsid w:val="00C434A7"/>
    <w:rsid w:val="00C43584"/>
    <w:rsid w:val="00C43CF3"/>
    <w:rsid w:val="00C44222"/>
    <w:rsid w:val="00C44340"/>
    <w:rsid w:val="00C448F0"/>
    <w:rsid w:val="00C4674B"/>
    <w:rsid w:val="00C50C89"/>
    <w:rsid w:val="00C51327"/>
    <w:rsid w:val="00C51B1B"/>
    <w:rsid w:val="00C52A5C"/>
    <w:rsid w:val="00C52FEB"/>
    <w:rsid w:val="00C5368E"/>
    <w:rsid w:val="00C54589"/>
    <w:rsid w:val="00C55101"/>
    <w:rsid w:val="00C5585A"/>
    <w:rsid w:val="00C55971"/>
    <w:rsid w:val="00C55F62"/>
    <w:rsid w:val="00C562D9"/>
    <w:rsid w:val="00C603E1"/>
    <w:rsid w:val="00C606B1"/>
    <w:rsid w:val="00C60B0B"/>
    <w:rsid w:val="00C61952"/>
    <w:rsid w:val="00C62842"/>
    <w:rsid w:val="00C62B24"/>
    <w:rsid w:val="00C62F19"/>
    <w:rsid w:val="00C63061"/>
    <w:rsid w:val="00C640A0"/>
    <w:rsid w:val="00C64D07"/>
    <w:rsid w:val="00C65A9F"/>
    <w:rsid w:val="00C65B02"/>
    <w:rsid w:val="00C65BB9"/>
    <w:rsid w:val="00C67213"/>
    <w:rsid w:val="00C67EFF"/>
    <w:rsid w:val="00C7043B"/>
    <w:rsid w:val="00C708B9"/>
    <w:rsid w:val="00C70B34"/>
    <w:rsid w:val="00C737A5"/>
    <w:rsid w:val="00C737FE"/>
    <w:rsid w:val="00C738D9"/>
    <w:rsid w:val="00C74EB4"/>
    <w:rsid w:val="00C74EE7"/>
    <w:rsid w:val="00C752C7"/>
    <w:rsid w:val="00C753CF"/>
    <w:rsid w:val="00C75AE7"/>
    <w:rsid w:val="00C76D0D"/>
    <w:rsid w:val="00C76E00"/>
    <w:rsid w:val="00C76E40"/>
    <w:rsid w:val="00C771FA"/>
    <w:rsid w:val="00C77333"/>
    <w:rsid w:val="00C80663"/>
    <w:rsid w:val="00C80EA3"/>
    <w:rsid w:val="00C810EA"/>
    <w:rsid w:val="00C81152"/>
    <w:rsid w:val="00C81429"/>
    <w:rsid w:val="00C818C1"/>
    <w:rsid w:val="00C8243A"/>
    <w:rsid w:val="00C83E0C"/>
    <w:rsid w:val="00C83EAA"/>
    <w:rsid w:val="00C843DC"/>
    <w:rsid w:val="00C86E1D"/>
    <w:rsid w:val="00C87B48"/>
    <w:rsid w:val="00C90AA8"/>
    <w:rsid w:val="00C931C2"/>
    <w:rsid w:val="00C934AA"/>
    <w:rsid w:val="00C9432D"/>
    <w:rsid w:val="00C9484D"/>
    <w:rsid w:val="00C95146"/>
    <w:rsid w:val="00C97B7E"/>
    <w:rsid w:val="00CA0426"/>
    <w:rsid w:val="00CA1CB0"/>
    <w:rsid w:val="00CA1F31"/>
    <w:rsid w:val="00CA1F88"/>
    <w:rsid w:val="00CA31FE"/>
    <w:rsid w:val="00CA39A4"/>
    <w:rsid w:val="00CA3D3F"/>
    <w:rsid w:val="00CA3EE7"/>
    <w:rsid w:val="00CA489A"/>
    <w:rsid w:val="00CA49E3"/>
    <w:rsid w:val="00CA543A"/>
    <w:rsid w:val="00CA62C8"/>
    <w:rsid w:val="00CA65D9"/>
    <w:rsid w:val="00CA6872"/>
    <w:rsid w:val="00CA6FBE"/>
    <w:rsid w:val="00CA728B"/>
    <w:rsid w:val="00CA7322"/>
    <w:rsid w:val="00CA75DB"/>
    <w:rsid w:val="00CA7608"/>
    <w:rsid w:val="00CB1C2A"/>
    <w:rsid w:val="00CB233A"/>
    <w:rsid w:val="00CB23A5"/>
    <w:rsid w:val="00CB2867"/>
    <w:rsid w:val="00CB2FFA"/>
    <w:rsid w:val="00CB3092"/>
    <w:rsid w:val="00CB3C78"/>
    <w:rsid w:val="00CB3E28"/>
    <w:rsid w:val="00CB70FF"/>
    <w:rsid w:val="00CB740C"/>
    <w:rsid w:val="00CB7E9E"/>
    <w:rsid w:val="00CC051E"/>
    <w:rsid w:val="00CC09B2"/>
    <w:rsid w:val="00CC0FD0"/>
    <w:rsid w:val="00CC1603"/>
    <w:rsid w:val="00CC1908"/>
    <w:rsid w:val="00CC1B1E"/>
    <w:rsid w:val="00CC1B61"/>
    <w:rsid w:val="00CC2213"/>
    <w:rsid w:val="00CC2CF1"/>
    <w:rsid w:val="00CC3D22"/>
    <w:rsid w:val="00CC4DAF"/>
    <w:rsid w:val="00CC4FC6"/>
    <w:rsid w:val="00CC52CD"/>
    <w:rsid w:val="00CC6712"/>
    <w:rsid w:val="00CC6DFE"/>
    <w:rsid w:val="00CC7133"/>
    <w:rsid w:val="00CD0224"/>
    <w:rsid w:val="00CD022A"/>
    <w:rsid w:val="00CD2C0F"/>
    <w:rsid w:val="00CD54EA"/>
    <w:rsid w:val="00CD5A6A"/>
    <w:rsid w:val="00CD6580"/>
    <w:rsid w:val="00CD71A2"/>
    <w:rsid w:val="00CD77F1"/>
    <w:rsid w:val="00CD78CB"/>
    <w:rsid w:val="00CD7A16"/>
    <w:rsid w:val="00CD7EB4"/>
    <w:rsid w:val="00CE01C4"/>
    <w:rsid w:val="00CE07EB"/>
    <w:rsid w:val="00CE0B5C"/>
    <w:rsid w:val="00CE0F6C"/>
    <w:rsid w:val="00CE17A5"/>
    <w:rsid w:val="00CE2B21"/>
    <w:rsid w:val="00CE3256"/>
    <w:rsid w:val="00CE333D"/>
    <w:rsid w:val="00CE4953"/>
    <w:rsid w:val="00CE4A18"/>
    <w:rsid w:val="00CE6E5A"/>
    <w:rsid w:val="00CF003F"/>
    <w:rsid w:val="00CF00EE"/>
    <w:rsid w:val="00CF0E0B"/>
    <w:rsid w:val="00CF20DD"/>
    <w:rsid w:val="00CF2DEB"/>
    <w:rsid w:val="00CF30E8"/>
    <w:rsid w:val="00CF3112"/>
    <w:rsid w:val="00CF45A7"/>
    <w:rsid w:val="00CF5236"/>
    <w:rsid w:val="00CF74CF"/>
    <w:rsid w:val="00CF783C"/>
    <w:rsid w:val="00D006B0"/>
    <w:rsid w:val="00D0116F"/>
    <w:rsid w:val="00D013EC"/>
    <w:rsid w:val="00D031A2"/>
    <w:rsid w:val="00D035D8"/>
    <w:rsid w:val="00D05E79"/>
    <w:rsid w:val="00D064B9"/>
    <w:rsid w:val="00D067E5"/>
    <w:rsid w:val="00D06B45"/>
    <w:rsid w:val="00D06B80"/>
    <w:rsid w:val="00D06C89"/>
    <w:rsid w:val="00D06E77"/>
    <w:rsid w:val="00D071A4"/>
    <w:rsid w:val="00D07955"/>
    <w:rsid w:val="00D07A56"/>
    <w:rsid w:val="00D07ADE"/>
    <w:rsid w:val="00D112ED"/>
    <w:rsid w:val="00D112F9"/>
    <w:rsid w:val="00D12850"/>
    <w:rsid w:val="00D12AFB"/>
    <w:rsid w:val="00D12E69"/>
    <w:rsid w:val="00D13748"/>
    <w:rsid w:val="00D138B6"/>
    <w:rsid w:val="00D13F10"/>
    <w:rsid w:val="00D140C1"/>
    <w:rsid w:val="00D14C3D"/>
    <w:rsid w:val="00D14F00"/>
    <w:rsid w:val="00D17172"/>
    <w:rsid w:val="00D17FC3"/>
    <w:rsid w:val="00D2010D"/>
    <w:rsid w:val="00D20E2B"/>
    <w:rsid w:val="00D21D8A"/>
    <w:rsid w:val="00D2270B"/>
    <w:rsid w:val="00D229B3"/>
    <w:rsid w:val="00D22E5E"/>
    <w:rsid w:val="00D239A9"/>
    <w:rsid w:val="00D2472F"/>
    <w:rsid w:val="00D247FC"/>
    <w:rsid w:val="00D2598E"/>
    <w:rsid w:val="00D25B2C"/>
    <w:rsid w:val="00D268EC"/>
    <w:rsid w:val="00D2787E"/>
    <w:rsid w:val="00D3038C"/>
    <w:rsid w:val="00D307DB"/>
    <w:rsid w:val="00D30A56"/>
    <w:rsid w:val="00D316A1"/>
    <w:rsid w:val="00D31950"/>
    <w:rsid w:val="00D31A03"/>
    <w:rsid w:val="00D32C81"/>
    <w:rsid w:val="00D33CF2"/>
    <w:rsid w:val="00D37F6D"/>
    <w:rsid w:val="00D41189"/>
    <w:rsid w:val="00D41C0C"/>
    <w:rsid w:val="00D41CE3"/>
    <w:rsid w:val="00D41F49"/>
    <w:rsid w:val="00D436C1"/>
    <w:rsid w:val="00D444A8"/>
    <w:rsid w:val="00D44862"/>
    <w:rsid w:val="00D45119"/>
    <w:rsid w:val="00D45994"/>
    <w:rsid w:val="00D463E4"/>
    <w:rsid w:val="00D463F2"/>
    <w:rsid w:val="00D46986"/>
    <w:rsid w:val="00D47119"/>
    <w:rsid w:val="00D471E1"/>
    <w:rsid w:val="00D474D2"/>
    <w:rsid w:val="00D50746"/>
    <w:rsid w:val="00D510E1"/>
    <w:rsid w:val="00D537D0"/>
    <w:rsid w:val="00D54B76"/>
    <w:rsid w:val="00D54E46"/>
    <w:rsid w:val="00D5519B"/>
    <w:rsid w:val="00D56414"/>
    <w:rsid w:val="00D60121"/>
    <w:rsid w:val="00D6058E"/>
    <w:rsid w:val="00D60772"/>
    <w:rsid w:val="00D608AE"/>
    <w:rsid w:val="00D6093F"/>
    <w:rsid w:val="00D6102B"/>
    <w:rsid w:val="00D62C44"/>
    <w:rsid w:val="00D62CA1"/>
    <w:rsid w:val="00D63078"/>
    <w:rsid w:val="00D63368"/>
    <w:rsid w:val="00D63C88"/>
    <w:rsid w:val="00D63EA4"/>
    <w:rsid w:val="00D640D3"/>
    <w:rsid w:val="00D64982"/>
    <w:rsid w:val="00D65A0C"/>
    <w:rsid w:val="00D6675F"/>
    <w:rsid w:val="00D66865"/>
    <w:rsid w:val="00D66E50"/>
    <w:rsid w:val="00D66E73"/>
    <w:rsid w:val="00D673A8"/>
    <w:rsid w:val="00D675BC"/>
    <w:rsid w:val="00D67844"/>
    <w:rsid w:val="00D678DC"/>
    <w:rsid w:val="00D710BD"/>
    <w:rsid w:val="00D71549"/>
    <w:rsid w:val="00D71FB0"/>
    <w:rsid w:val="00D72323"/>
    <w:rsid w:val="00D73BD3"/>
    <w:rsid w:val="00D73D5B"/>
    <w:rsid w:val="00D740F6"/>
    <w:rsid w:val="00D74479"/>
    <w:rsid w:val="00D74F11"/>
    <w:rsid w:val="00D7679E"/>
    <w:rsid w:val="00D77025"/>
    <w:rsid w:val="00D775E1"/>
    <w:rsid w:val="00D776A0"/>
    <w:rsid w:val="00D77C2C"/>
    <w:rsid w:val="00D80114"/>
    <w:rsid w:val="00D8059C"/>
    <w:rsid w:val="00D80BEC"/>
    <w:rsid w:val="00D80E2D"/>
    <w:rsid w:val="00D81077"/>
    <w:rsid w:val="00D8144B"/>
    <w:rsid w:val="00D82678"/>
    <w:rsid w:val="00D82992"/>
    <w:rsid w:val="00D838E1"/>
    <w:rsid w:val="00D84A01"/>
    <w:rsid w:val="00D852C3"/>
    <w:rsid w:val="00D859D6"/>
    <w:rsid w:val="00D85B10"/>
    <w:rsid w:val="00D86C94"/>
    <w:rsid w:val="00D86DBE"/>
    <w:rsid w:val="00D86ECD"/>
    <w:rsid w:val="00D873BC"/>
    <w:rsid w:val="00D8783B"/>
    <w:rsid w:val="00D87E64"/>
    <w:rsid w:val="00D9031B"/>
    <w:rsid w:val="00D90600"/>
    <w:rsid w:val="00D9092B"/>
    <w:rsid w:val="00D913DF"/>
    <w:rsid w:val="00D91904"/>
    <w:rsid w:val="00D91952"/>
    <w:rsid w:val="00D91BD0"/>
    <w:rsid w:val="00D91BF8"/>
    <w:rsid w:val="00D923E7"/>
    <w:rsid w:val="00D92D6C"/>
    <w:rsid w:val="00D93780"/>
    <w:rsid w:val="00D93BA6"/>
    <w:rsid w:val="00D94B03"/>
    <w:rsid w:val="00D96184"/>
    <w:rsid w:val="00D9656E"/>
    <w:rsid w:val="00D96AD3"/>
    <w:rsid w:val="00D96ECB"/>
    <w:rsid w:val="00D971E6"/>
    <w:rsid w:val="00D97CA9"/>
    <w:rsid w:val="00D97CF9"/>
    <w:rsid w:val="00D97EB8"/>
    <w:rsid w:val="00DA14F3"/>
    <w:rsid w:val="00DA1851"/>
    <w:rsid w:val="00DA1F1A"/>
    <w:rsid w:val="00DA2574"/>
    <w:rsid w:val="00DA2938"/>
    <w:rsid w:val="00DA2DB4"/>
    <w:rsid w:val="00DA3F81"/>
    <w:rsid w:val="00DA46E8"/>
    <w:rsid w:val="00DA4760"/>
    <w:rsid w:val="00DA4B6B"/>
    <w:rsid w:val="00DA4F46"/>
    <w:rsid w:val="00DA5DB0"/>
    <w:rsid w:val="00DA6845"/>
    <w:rsid w:val="00DA7A1A"/>
    <w:rsid w:val="00DA7DDF"/>
    <w:rsid w:val="00DB02FC"/>
    <w:rsid w:val="00DB0565"/>
    <w:rsid w:val="00DB0D08"/>
    <w:rsid w:val="00DB16B3"/>
    <w:rsid w:val="00DB1978"/>
    <w:rsid w:val="00DB19B9"/>
    <w:rsid w:val="00DB21DD"/>
    <w:rsid w:val="00DB2333"/>
    <w:rsid w:val="00DB296F"/>
    <w:rsid w:val="00DB2A33"/>
    <w:rsid w:val="00DB3482"/>
    <w:rsid w:val="00DB41B4"/>
    <w:rsid w:val="00DB4CFA"/>
    <w:rsid w:val="00DB5C42"/>
    <w:rsid w:val="00DB5CB0"/>
    <w:rsid w:val="00DB620F"/>
    <w:rsid w:val="00DB6264"/>
    <w:rsid w:val="00DB6D76"/>
    <w:rsid w:val="00DB73C8"/>
    <w:rsid w:val="00DB7504"/>
    <w:rsid w:val="00DC0903"/>
    <w:rsid w:val="00DC130E"/>
    <w:rsid w:val="00DC1453"/>
    <w:rsid w:val="00DC1730"/>
    <w:rsid w:val="00DC1953"/>
    <w:rsid w:val="00DC1AFA"/>
    <w:rsid w:val="00DC1C0E"/>
    <w:rsid w:val="00DC2127"/>
    <w:rsid w:val="00DC3278"/>
    <w:rsid w:val="00DC387E"/>
    <w:rsid w:val="00DC42B4"/>
    <w:rsid w:val="00DC4949"/>
    <w:rsid w:val="00DC50A7"/>
    <w:rsid w:val="00DC5CAA"/>
    <w:rsid w:val="00DC5E0B"/>
    <w:rsid w:val="00DC77F4"/>
    <w:rsid w:val="00DD0062"/>
    <w:rsid w:val="00DD0A39"/>
    <w:rsid w:val="00DD1005"/>
    <w:rsid w:val="00DD2A2B"/>
    <w:rsid w:val="00DD416D"/>
    <w:rsid w:val="00DD4213"/>
    <w:rsid w:val="00DD4CD5"/>
    <w:rsid w:val="00DD5194"/>
    <w:rsid w:val="00DD5DF9"/>
    <w:rsid w:val="00DD5E07"/>
    <w:rsid w:val="00DD681C"/>
    <w:rsid w:val="00DD6B90"/>
    <w:rsid w:val="00DE01A1"/>
    <w:rsid w:val="00DE04B7"/>
    <w:rsid w:val="00DE11B9"/>
    <w:rsid w:val="00DE127F"/>
    <w:rsid w:val="00DE138B"/>
    <w:rsid w:val="00DE1FFF"/>
    <w:rsid w:val="00DE258A"/>
    <w:rsid w:val="00DE26A9"/>
    <w:rsid w:val="00DE376D"/>
    <w:rsid w:val="00DE3AC3"/>
    <w:rsid w:val="00DE4727"/>
    <w:rsid w:val="00DE6174"/>
    <w:rsid w:val="00DE6878"/>
    <w:rsid w:val="00DE6B0B"/>
    <w:rsid w:val="00DE73F8"/>
    <w:rsid w:val="00DE7F4D"/>
    <w:rsid w:val="00DF0384"/>
    <w:rsid w:val="00DF0DF3"/>
    <w:rsid w:val="00DF188D"/>
    <w:rsid w:val="00DF24C3"/>
    <w:rsid w:val="00DF2E8E"/>
    <w:rsid w:val="00DF3DEE"/>
    <w:rsid w:val="00DF6716"/>
    <w:rsid w:val="00DF76DB"/>
    <w:rsid w:val="00DF7880"/>
    <w:rsid w:val="00DF7B28"/>
    <w:rsid w:val="00DF7C02"/>
    <w:rsid w:val="00DF7E41"/>
    <w:rsid w:val="00E00A82"/>
    <w:rsid w:val="00E00E83"/>
    <w:rsid w:val="00E012DA"/>
    <w:rsid w:val="00E01D7F"/>
    <w:rsid w:val="00E0319B"/>
    <w:rsid w:val="00E041B7"/>
    <w:rsid w:val="00E04CA4"/>
    <w:rsid w:val="00E04DB8"/>
    <w:rsid w:val="00E04F71"/>
    <w:rsid w:val="00E04F9C"/>
    <w:rsid w:val="00E069A4"/>
    <w:rsid w:val="00E06E95"/>
    <w:rsid w:val="00E11CB3"/>
    <w:rsid w:val="00E13868"/>
    <w:rsid w:val="00E14524"/>
    <w:rsid w:val="00E14B99"/>
    <w:rsid w:val="00E15627"/>
    <w:rsid w:val="00E15E8D"/>
    <w:rsid w:val="00E160DC"/>
    <w:rsid w:val="00E1742F"/>
    <w:rsid w:val="00E17889"/>
    <w:rsid w:val="00E20342"/>
    <w:rsid w:val="00E20976"/>
    <w:rsid w:val="00E20DC7"/>
    <w:rsid w:val="00E2104E"/>
    <w:rsid w:val="00E21241"/>
    <w:rsid w:val="00E215DE"/>
    <w:rsid w:val="00E21F84"/>
    <w:rsid w:val="00E21FC6"/>
    <w:rsid w:val="00E22FBE"/>
    <w:rsid w:val="00E2351D"/>
    <w:rsid w:val="00E2368D"/>
    <w:rsid w:val="00E23781"/>
    <w:rsid w:val="00E240CA"/>
    <w:rsid w:val="00E241A4"/>
    <w:rsid w:val="00E245FD"/>
    <w:rsid w:val="00E2477B"/>
    <w:rsid w:val="00E2490E"/>
    <w:rsid w:val="00E252A8"/>
    <w:rsid w:val="00E252FE"/>
    <w:rsid w:val="00E27941"/>
    <w:rsid w:val="00E30A5C"/>
    <w:rsid w:val="00E30B0C"/>
    <w:rsid w:val="00E31712"/>
    <w:rsid w:val="00E31F86"/>
    <w:rsid w:val="00E3208A"/>
    <w:rsid w:val="00E320CD"/>
    <w:rsid w:val="00E322E5"/>
    <w:rsid w:val="00E32FFB"/>
    <w:rsid w:val="00E3321C"/>
    <w:rsid w:val="00E33447"/>
    <w:rsid w:val="00E33A61"/>
    <w:rsid w:val="00E34660"/>
    <w:rsid w:val="00E35075"/>
    <w:rsid w:val="00E350D5"/>
    <w:rsid w:val="00E351BB"/>
    <w:rsid w:val="00E3555C"/>
    <w:rsid w:val="00E36456"/>
    <w:rsid w:val="00E37391"/>
    <w:rsid w:val="00E3745B"/>
    <w:rsid w:val="00E41B5B"/>
    <w:rsid w:val="00E4239E"/>
    <w:rsid w:val="00E4278D"/>
    <w:rsid w:val="00E42B07"/>
    <w:rsid w:val="00E42BA3"/>
    <w:rsid w:val="00E42C56"/>
    <w:rsid w:val="00E42E2E"/>
    <w:rsid w:val="00E4315B"/>
    <w:rsid w:val="00E43678"/>
    <w:rsid w:val="00E43A3C"/>
    <w:rsid w:val="00E4402E"/>
    <w:rsid w:val="00E4469A"/>
    <w:rsid w:val="00E46928"/>
    <w:rsid w:val="00E50BB9"/>
    <w:rsid w:val="00E513CB"/>
    <w:rsid w:val="00E51DAF"/>
    <w:rsid w:val="00E529BD"/>
    <w:rsid w:val="00E52C44"/>
    <w:rsid w:val="00E536D6"/>
    <w:rsid w:val="00E54576"/>
    <w:rsid w:val="00E548EA"/>
    <w:rsid w:val="00E56136"/>
    <w:rsid w:val="00E563CE"/>
    <w:rsid w:val="00E563F4"/>
    <w:rsid w:val="00E56941"/>
    <w:rsid w:val="00E5714F"/>
    <w:rsid w:val="00E579BF"/>
    <w:rsid w:val="00E57E92"/>
    <w:rsid w:val="00E57F8D"/>
    <w:rsid w:val="00E6075C"/>
    <w:rsid w:val="00E614DA"/>
    <w:rsid w:val="00E61C23"/>
    <w:rsid w:val="00E61FE1"/>
    <w:rsid w:val="00E62825"/>
    <w:rsid w:val="00E638E9"/>
    <w:rsid w:val="00E64FB1"/>
    <w:rsid w:val="00E65085"/>
    <w:rsid w:val="00E65A7E"/>
    <w:rsid w:val="00E65C14"/>
    <w:rsid w:val="00E660C2"/>
    <w:rsid w:val="00E668AF"/>
    <w:rsid w:val="00E677FB"/>
    <w:rsid w:val="00E67DAE"/>
    <w:rsid w:val="00E714B5"/>
    <w:rsid w:val="00E71AC1"/>
    <w:rsid w:val="00E722B6"/>
    <w:rsid w:val="00E736C8"/>
    <w:rsid w:val="00E74B0D"/>
    <w:rsid w:val="00E756EA"/>
    <w:rsid w:val="00E764F6"/>
    <w:rsid w:val="00E76648"/>
    <w:rsid w:val="00E76789"/>
    <w:rsid w:val="00E768EA"/>
    <w:rsid w:val="00E7696C"/>
    <w:rsid w:val="00E776BD"/>
    <w:rsid w:val="00E778E4"/>
    <w:rsid w:val="00E80136"/>
    <w:rsid w:val="00E80D0D"/>
    <w:rsid w:val="00E80E79"/>
    <w:rsid w:val="00E8157D"/>
    <w:rsid w:val="00E81BC2"/>
    <w:rsid w:val="00E82362"/>
    <w:rsid w:val="00E82709"/>
    <w:rsid w:val="00E83AAA"/>
    <w:rsid w:val="00E844A0"/>
    <w:rsid w:val="00E84882"/>
    <w:rsid w:val="00E85148"/>
    <w:rsid w:val="00E86883"/>
    <w:rsid w:val="00E90051"/>
    <w:rsid w:val="00E90152"/>
    <w:rsid w:val="00E90B16"/>
    <w:rsid w:val="00E91038"/>
    <w:rsid w:val="00E918D8"/>
    <w:rsid w:val="00E91E80"/>
    <w:rsid w:val="00E9234D"/>
    <w:rsid w:val="00E93396"/>
    <w:rsid w:val="00E939A6"/>
    <w:rsid w:val="00E93F0D"/>
    <w:rsid w:val="00E94D6A"/>
    <w:rsid w:val="00E950C3"/>
    <w:rsid w:val="00E95B3E"/>
    <w:rsid w:val="00E96B0D"/>
    <w:rsid w:val="00E96F21"/>
    <w:rsid w:val="00E9710B"/>
    <w:rsid w:val="00E9731D"/>
    <w:rsid w:val="00E9732E"/>
    <w:rsid w:val="00E978C3"/>
    <w:rsid w:val="00E97D3C"/>
    <w:rsid w:val="00EA010E"/>
    <w:rsid w:val="00EA101C"/>
    <w:rsid w:val="00EA218F"/>
    <w:rsid w:val="00EA365D"/>
    <w:rsid w:val="00EA3FF5"/>
    <w:rsid w:val="00EA467B"/>
    <w:rsid w:val="00EA5315"/>
    <w:rsid w:val="00EA547F"/>
    <w:rsid w:val="00EA58E7"/>
    <w:rsid w:val="00EB0481"/>
    <w:rsid w:val="00EB0A19"/>
    <w:rsid w:val="00EB0B62"/>
    <w:rsid w:val="00EB0F36"/>
    <w:rsid w:val="00EB13B2"/>
    <w:rsid w:val="00EB1604"/>
    <w:rsid w:val="00EB1B4A"/>
    <w:rsid w:val="00EB3014"/>
    <w:rsid w:val="00EB3AF8"/>
    <w:rsid w:val="00EB4543"/>
    <w:rsid w:val="00EB4ABC"/>
    <w:rsid w:val="00EB5405"/>
    <w:rsid w:val="00EB65B9"/>
    <w:rsid w:val="00EB678C"/>
    <w:rsid w:val="00EB6EBD"/>
    <w:rsid w:val="00EB6FC2"/>
    <w:rsid w:val="00EC007A"/>
    <w:rsid w:val="00EC09CD"/>
    <w:rsid w:val="00EC2244"/>
    <w:rsid w:val="00EC24A0"/>
    <w:rsid w:val="00EC2740"/>
    <w:rsid w:val="00EC2862"/>
    <w:rsid w:val="00EC2A82"/>
    <w:rsid w:val="00EC383D"/>
    <w:rsid w:val="00EC3C9E"/>
    <w:rsid w:val="00EC4C87"/>
    <w:rsid w:val="00EC7BEF"/>
    <w:rsid w:val="00ED00D5"/>
    <w:rsid w:val="00ED02E9"/>
    <w:rsid w:val="00ED3068"/>
    <w:rsid w:val="00ED41AF"/>
    <w:rsid w:val="00ED5056"/>
    <w:rsid w:val="00ED5760"/>
    <w:rsid w:val="00ED5ADF"/>
    <w:rsid w:val="00ED6BEC"/>
    <w:rsid w:val="00ED704E"/>
    <w:rsid w:val="00ED749A"/>
    <w:rsid w:val="00ED75F3"/>
    <w:rsid w:val="00ED76BA"/>
    <w:rsid w:val="00ED7EA2"/>
    <w:rsid w:val="00EE06B1"/>
    <w:rsid w:val="00EE06D3"/>
    <w:rsid w:val="00EE0A7F"/>
    <w:rsid w:val="00EE20E0"/>
    <w:rsid w:val="00EE2DE7"/>
    <w:rsid w:val="00EE2F00"/>
    <w:rsid w:val="00EE3392"/>
    <w:rsid w:val="00EE4CC2"/>
    <w:rsid w:val="00EE4D9A"/>
    <w:rsid w:val="00EE519A"/>
    <w:rsid w:val="00EE7388"/>
    <w:rsid w:val="00EE7D7F"/>
    <w:rsid w:val="00EE7EDE"/>
    <w:rsid w:val="00EF0720"/>
    <w:rsid w:val="00EF11C0"/>
    <w:rsid w:val="00EF178B"/>
    <w:rsid w:val="00EF18D1"/>
    <w:rsid w:val="00EF22D4"/>
    <w:rsid w:val="00EF30F5"/>
    <w:rsid w:val="00EF34D0"/>
    <w:rsid w:val="00EF3FA4"/>
    <w:rsid w:val="00EF490F"/>
    <w:rsid w:val="00EF5056"/>
    <w:rsid w:val="00EF5821"/>
    <w:rsid w:val="00EF6679"/>
    <w:rsid w:val="00EF66E9"/>
    <w:rsid w:val="00EF73BD"/>
    <w:rsid w:val="00EF74BB"/>
    <w:rsid w:val="00EF7AAD"/>
    <w:rsid w:val="00EF7B14"/>
    <w:rsid w:val="00EF7F5A"/>
    <w:rsid w:val="00F005CF"/>
    <w:rsid w:val="00F017E5"/>
    <w:rsid w:val="00F020AC"/>
    <w:rsid w:val="00F03367"/>
    <w:rsid w:val="00F03C60"/>
    <w:rsid w:val="00F042D9"/>
    <w:rsid w:val="00F04447"/>
    <w:rsid w:val="00F04A76"/>
    <w:rsid w:val="00F04FE2"/>
    <w:rsid w:val="00F05411"/>
    <w:rsid w:val="00F06155"/>
    <w:rsid w:val="00F0670F"/>
    <w:rsid w:val="00F06961"/>
    <w:rsid w:val="00F07249"/>
    <w:rsid w:val="00F07D58"/>
    <w:rsid w:val="00F1032E"/>
    <w:rsid w:val="00F10FDA"/>
    <w:rsid w:val="00F11CE4"/>
    <w:rsid w:val="00F11DFA"/>
    <w:rsid w:val="00F11EDE"/>
    <w:rsid w:val="00F12131"/>
    <w:rsid w:val="00F121D3"/>
    <w:rsid w:val="00F1237D"/>
    <w:rsid w:val="00F1256C"/>
    <w:rsid w:val="00F12842"/>
    <w:rsid w:val="00F12A7A"/>
    <w:rsid w:val="00F13084"/>
    <w:rsid w:val="00F1379C"/>
    <w:rsid w:val="00F13819"/>
    <w:rsid w:val="00F15391"/>
    <w:rsid w:val="00F15646"/>
    <w:rsid w:val="00F15B6B"/>
    <w:rsid w:val="00F1662A"/>
    <w:rsid w:val="00F1667C"/>
    <w:rsid w:val="00F200A9"/>
    <w:rsid w:val="00F20A86"/>
    <w:rsid w:val="00F21CF5"/>
    <w:rsid w:val="00F22925"/>
    <w:rsid w:val="00F22DAD"/>
    <w:rsid w:val="00F2305D"/>
    <w:rsid w:val="00F236FA"/>
    <w:rsid w:val="00F2383A"/>
    <w:rsid w:val="00F23BB4"/>
    <w:rsid w:val="00F23EDB"/>
    <w:rsid w:val="00F24487"/>
    <w:rsid w:val="00F24B34"/>
    <w:rsid w:val="00F254F9"/>
    <w:rsid w:val="00F25A7A"/>
    <w:rsid w:val="00F27BBA"/>
    <w:rsid w:val="00F27EF7"/>
    <w:rsid w:val="00F30C4B"/>
    <w:rsid w:val="00F31651"/>
    <w:rsid w:val="00F3166D"/>
    <w:rsid w:val="00F316B3"/>
    <w:rsid w:val="00F31C35"/>
    <w:rsid w:val="00F3420E"/>
    <w:rsid w:val="00F34863"/>
    <w:rsid w:val="00F34E45"/>
    <w:rsid w:val="00F35E4E"/>
    <w:rsid w:val="00F3608E"/>
    <w:rsid w:val="00F361E1"/>
    <w:rsid w:val="00F36868"/>
    <w:rsid w:val="00F37CC9"/>
    <w:rsid w:val="00F4044C"/>
    <w:rsid w:val="00F40A40"/>
    <w:rsid w:val="00F40D07"/>
    <w:rsid w:val="00F40D57"/>
    <w:rsid w:val="00F41150"/>
    <w:rsid w:val="00F41696"/>
    <w:rsid w:val="00F422BB"/>
    <w:rsid w:val="00F42874"/>
    <w:rsid w:val="00F42E08"/>
    <w:rsid w:val="00F43691"/>
    <w:rsid w:val="00F446BD"/>
    <w:rsid w:val="00F44E79"/>
    <w:rsid w:val="00F451A9"/>
    <w:rsid w:val="00F45B54"/>
    <w:rsid w:val="00F46118"/>
    <w:rsid w:val="00F468A8"/>
    <w:rsid w:val="00F475C8"/>
    <w:rsid w:val="00F50A47"/>
    <w:rsid w:val="00F50F7C"/>
    <w:rsid w:val="00F50F87"/>
    <w:rsid w:val="00F51389"/>
    <w:rsid w:val="00F51936"/>
    <w:rsid w:val="00F52FCC"/>
    <w:rsid w:val="00F535A7"/>
    <w:rsid w:val="00F539C0"/>
    <w:rsid w:val="00F551B8"/>
    <w:rsid w:val="00F553BC"/>
    <w:rsid w:val="00F556B2"/>
    <w:rsid w:val="00F56171"/>
    <w:rsid w:val="00F621B3"/>
    <w:rsid w:val="00F62994"/>
    <w:rsid w:val="00F63384"/>
    <w:rsid w:val="00F635AA"/>
    <w:rsid w:val="00F6474D"/>
    <w:rsid w:val="00F64A75"/>
    <w:rsid w:val="00F65CF4"/>
    <w:rsid w:val="00F66073"/>
    <w:rsid w:val="00F66A1B"/>
    <w:rsid w:val="00F70C07"/>
    <w:rsid w:val="00F71B62"/>
    <w:rsid w:val="00F73850"/>
    <w:rsid w:val="00F73CE2"/>
    <w:rsid w:val="00F75338"/>
    <w:rsid w:val="00F75486"/>
    <w:rsid w:val="00F7560E"/>
    <w:rsid w:val="00F82A3C"/>
    <w:rsid w:val="00F82A4B"/>
    <w:rsid w:val="00F8304E"/>
    <w:rsid w:val="00F83075"/>
    <w:rsid w:val="00F83E8B"/>
    <w:rsid w:val="00F83ECB"/>
    <w:rsid w:val="00F8413E"/>
    <w:rsid w:val="00F8544E"/>
    <w:rsid w:val="00F85464"/>
    <w:rsid w:val="00F85CCD"/>
    <w:rsid w:val="00F85E29"/>
    <w:rsid w:val="00F8668A"/>
    <w:rsid w:val="00F86D9A"/>
    <w:rsid w:val="00F87E74"/>
    <w:rsid w:val="00F90145"/>
    <w:rsid w:val="00F9135F"/>
    <w:rsid w:val="00F916EC"/>
    <w:rsid w:val="00F924D0"/>
    <w:rsid w:val="00F92ACF"/>
    <w:rsid w:val="00F933B5"/>
    <w:rsid w:val="00F93ACF"/>
    <w:rsid w:val="00F93C4D"/>
    <w:rsid w:val="00F944F8"/>
    <w:rsid w:val="00F94B20"/>
    <w:rsid w:val="00F94FF6"/>
    <w:rsid w:val="00F95E39"/>
    <w:rsid w:val="00F972C9"/>
    <w:rsid w:val="00F97675"/>
    <w:rsid w:val="00FA00EF"/>
    <w:rsid w:val="00FA0328"/>
    <w:rsid w:val="00FA0E4A"/>
    <w:rsid w:val="00FA1027"/>
    <w:rsid w:val="00FA121E"/>
    <w:rsid w:val="00FA1357"/>
    <w:rsid w:val="00FA1F1C"/>
    <w:rsid w:val="00FA1F36"/>
    <w:rsid w:val="00FA222E"/>
    <w:rsid w:val="00FA314F"/>
    <w:rsid w:val="00FA43A6"/>
    <w:rsid w:val="00FA43F4"/>
    <w:rsid w:val="00FA49B3"/>
    <w:rsid w:val="00FA766D"/>
    <w:rsid w:val="00FA7927"/>
    <w:rsid w:val="00FA7AB2"/>
    <w:rsid w:val="00FA7DF4"/>
    <w:rsid w:val="00FB0C25"/>
    <w:rsid w:val="00FB1208"/>
    <w:rsid w:val="00FB3ECD"/>
    <w:rsid w:val="00FB4798"/>
    <w:rsid w:val="00FB4A01"/>
    <w:rsid w:val="00FB592C"/>
    <w:rsid w:val="00FB7126"/>
    <w:rsid w:val="00FB74FE"/>
    <w:rsid w:val="00FC0825"/>
    <w:rsid w:val="00FC19CD"/>
    <w:rsid w:val="00FC2198"/>
    <w:rsid w:val="00FC286D"/>
    <w:rsid w:val="00FC3843"/>
    <w:rsid w:val="00FC3F0B"/>
    <w:rsid w:val="00FC4459"/>
    <w:rsid w:val="00FC44BB"/>
    <w:rsid w:val="00FC46A2"/>
    <w:rsid w:val="00FC4841"/>
    <w:rsid w:val="00FC518E"/>
    <w:rsid w:val="00FC608B"/>
    <w:rsid w:val="00FC6ADF"/>
    <w:rsid w:val="00FD02B8"/>
    <w:rsid w:val="00FD0CA2"/>
    <w:rsid w:val="00FD0D8D"/>
    <w:rsid w:val="00FD169F"/>
    <w:rsid w:val="00FD1DAC"/>
    <w:rsid w:val="00FD1E67"/>
    <w:rsid w:val="00FD2D34"/>
    <w:rsid w:val="00FD3B98"/>
    <w:rsid w:val="00FD404C"/>
    <w:rsid w:val="00FD4E72"/>
    <w:rsid w:val="00FD56DB"/>
    <w:rsid w:val="00FD61FF"/>
    <w:rsid w:val="00FD62C5"/>
    <w:rsid w:val="00FD7AF2"/>
    <w:rsid w:val="00FE0656"/>
    <w:rsid w:val="00FE0E62"/>
    <w:rsid w:val="00FE19DB"/>
    <w:rsid w:val="00FE2163"/>
    <w:rsid w:val="00FE29E8"/>
    <w:rsid w:val="00FE474C"/>
    <w:rsid w:val="00FE5680"/>
    <w:rsid w:val="00FE6B2E"/>
    <w:rsid w:val="00FE7740"/>
    <w:rsid w:val="00FE78AE"/>
    <w:rsid w:val="00FE7B4C"/>
    <w:rsid w:val="00FE7C34"/>
    <w:rsid w:val="00FF022E"/>
    <w:rsid w:val="00FF0C60"/>
    <w:rsid w:val="00FF0DA4"/>
    <w:rsid w:val="00FF0EF9"/>
    <w:rsid w:val="00FF1C3E"/>
    <w:rsid w:val="00FF2707"/>
    <w:rsid w:val="00FF3360"/>
    <w:rsid w:val="00FF4D56"/>
    <w:rsid w:val="00FF4F76"/>
    <w:rsid w:val="00FF4FDD"/>
    <w:rsid w:val="00FF53C7"/>
    <w:rsid w:val="00FF5F71"/>
    <w:rsid w:val="00FF704C"/>
    <w:rsid w:val="00FF7FC8"/>
    <w:rsid w:val="024653ED"/>
    <w:rsid w:val="02CA6413"/>
    <w:rsid w:val="04073B43"/>
    <w:rsid w:val="0AE071FB"/>
    <w:rsid w:val="0D0706EB"/>
    <w:rsid w:val="0E5F28CB"/>
    <w:rsid w:val="0F9A604C"/>
    <w:rsid w:val="10A111BB"/>
    <w:rsid w:val="10FE1735"/>
    <w:rsid w:val="11424F5A"/>
    <w:rsid w:val="13EA4DE5"/>
    <w:rsid w:val="158C60EC"/>
    <w:rsid w:val="1CD4264D"/>
    <w:rsid w:val="1FBA0078"/>
    <w:rsid w:val="25903F25"/>
    <w:rsid w:val="26C5586D"/>
    <w:rsid w:val="2A5A5018"/>
    <w:rsid w:val="2BE40A66"/>
    <w:rsid w:val="2CDE0041"/>
    <w:rsid w:val="2D636B3C"/>
    <w:rsid w:val="31FA6F4F"/>
    <w:rsid w:val="336B3E76"/>
    <w:rsid w:val="33DC3F68"/>
    <w:rsid w:val="34765014"/>
    <w:rsid w:val="35204ABE"/>
    <w:rsid w:val="370F4637"/>
    <w:rsid w:val="3BB23FD8"/>
    <w:rsid w:val="3FD471E6"/>
    <w:rsid w:val="41740B7F"/>
    <w:rsid w:val="41F52C4C"/>
    <w:rsid w:val="43991769"/>
    <w:rsid w:val="44C31EF5"/>
    <w:rsid w:val="44E57793"/>
    <w:rsid w:val="465E7A7F"/>
    <w:rsid w:val="476B1A3B"/>
    <w:rsid w:val="4A47686B"/>
    <w:rsid w:val="4BDD19FA"/>
    <w:rsid w:val="4E0404E9"/>
    <w:rsid w:val="4E240327"/>
    <w:rsid w:val="52D249B0"/>
    <w:rsid w:val="563325F9"/>
    <w:rsid w:val="568E2C9F"/>
    <w:rsid w:val="57EE3BD4"/>
    <w:rsid w:val="5837439D"/>
    <w:rsid w:val="58BF1EC1"/>
    <w:rsid w:val="5A7C36CC"/>
    <w:rsid w:val="5B0F6081"/>
    <w:rsid w:val="5C5413D1"/>
    <w:rsid w:val="5E0833F2"/>
    <w:rsid w:val="5EFF5243"/>
    <w:rsid w:val="602E36AF"/>
    <w:rsid w:val="64E46BA5"/>
    <w:rsid w:val="6872559B"/>
    <w:rsid w:val="69016649"/>
    <w:rsid w:val="69C800A8"/>
    <w:rsid w:val="6AA35B91"/>
    <w:rsid w:val="6D7D3FF6"/>
    <w:rsid w:val="6EA27A96"/>
    <w:rsid w:val="6ECE7EFE"/>
    <w:rsid w:val="71900573"/>
    <w:rsid w:val="75E40A2C"/>
    <w:rsid w:val="78F5637F"/>
    <w:rsid w:val="7AB10C93"/>
    <w:rsid w:val="7B52245B"/>
    <w:rsid w:val="7F86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120" w:after="120" w:line="480" w:lineRule="auto"/>
      <w:ind w:firstLine="0" w:firstLineChars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spacing w:before="120" w:after="120" w:line="720" w:lineRule="auto"/>
      <w:ind w:firstLine="0" w:firstLineChars="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before="120" w:after="120" w:line="415" w:lineRule="auto"/>
      <w:ind w:firstLine="0" w:firstLineChars="0"/>
      <w:jc w:val="left"/>
      <w:outlineLvl w:val="2"/>
    </w:pPr>
    <w:rPr>
      <w:rFonts w:ascii="微软雅黑" w:hAnsi="微软雅黑"/>
      <w:b/>
      <w:bCs/>
      <w:szCs w:val="32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firstLine="0" w:firstLineChars="0"/>
      <w:outlineLvl w:val="3"/>
    </w:pPr>
    <w:rPr>
      <w:rFonts w:asciiTheme="majorHAnsi" w:hAnsiTheme="majorHAnsi" w:cstheme="majorBidi"/>
      <w:bCs/>
      <w:sz w:val="24"/>
      <w:szCs w:val="28"/>
    </w:rPr>
  </w:style>
  <w:style w:type="paragraph" w:styleId="6">
    <w:name w:val="heading 5"/>
    <w:basedOn w:val="1"/>
    <w:next w:val="1"/>
    <w:link w:val="41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annotation text"/>
    <w:basedOn w:val="1"/>
    <w:link w:val="42"/>
    <w:unhideWhenUsed/>
    <w:qFormat/>
    <w:uiPriority w:val="99"/>
    <w:pPr>
      <w:jc w:val="left"/>
    </w:pPr>
  </w:style>
  <w:style w:type="paragraph" w:styleId="1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Plain Text"/>
    <w:basedOn w:val="1"/>
    <w:link w:val="73"/>
    <w:unhideWhenUsed/>
    <w:qFormat/>
    <w:uiPriority w:val="99"/>
    <w:pPr>
      <w:widowControl/>
      <w:ind w:firstLine="0" w:firstLineChars="0"/>
      <w:jc w:val="left"/>
    </w:pPr>
    <w:rPr>
      <w:rFonts w:ascii="宋体" w:hAnsi="Courier New" w:eastAsia="宋体" w:cs="宋体"/>
      <w:kern w:val="0"/>
      <w:sz w:val="24"/>
      <w:szCs w:val="24"/>
    </w:rPr>
  </w:style>
  <w:style w:type="paragraph" w:styleId="16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7">
    <w:name w:val="Date"/>
    <w:basedOn w:val="1"/>
    <w:next w:val="1"/>
    <w:link w:val="68"/>
    <w:semiHidden/>
    <w:unhideWhenUsed/>
    <w:qFormat/>
    <w:uiPriority w:val="99"/>
    <w:pPr>
      <w:ind w:left="100" w:leftChars="2500"/>
    </w:pPr>
  </w:style>
  <w:style w:type="paragraph" w:styleId="18">
    <w:name w:val="Balloon Text"/>
    <w:basedOn w:val="1"/>
    <w:link w:val="44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unhideWhenUsed/>
    <w:qFormat/>
    <w:uiPriority w:val="39"/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3">
    <w:name w:val="Subtitle"/>
    <w:basedOn w:val="1"/>
    <w:next w:val="1"/>
    <w:link w:val="65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8">
    <w:name w:val="Title"/>
    <w:basedOn w:val="1"/>
    <w:next w:val="1"/>
    <w:link w:val="4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9">
    <w:name w:val="annotation subject"/>
    <w:basedOn w:val="12"/>
    <w:next w:val="12"/>
    <w:link w:val="43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character" w:styleId="35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annotation reference"/>
    <w:basedOn w:val="32"/>
    <w:unhideWhenUsed/>
    <w:qFormat/>
    <w:uiPriority w:val="0"/>
    <w:rPr>
      <w:sz w:val="21"/>
      <w:szCs w:val="21"/>
    </w:rPr>
  </w:style>
  <w:style w:type="character" w:customStyle="1" w:styleId="37">
    <w:name w:val="标题 1 字符"/>
    <w:basedOn w:val="32"/>
    <w:link w:val="2"/>
    <w:qFormat/>
    <w:uiPriority w:val="9"/>
    <w:rPr>
      <w:rFonts w:eastAsia="微软雅黑"/>
      <w:b/>
      <w:bCs/>
      <w:kern w:val="44"/>
      <w:sz w:val="32"/>
      <w:szCs w:val="44"/>
    </w:rPr>
  </w:style>
  <w:style w:type="character" w:customStyle="1" w:styleId="38">
    <w:name w:val="标题 2 字符"/>
    <w:basedOn w:val="32"/>
    <w:link w:val="3"/>
    <w:qFormat/>
    <w:uiPriority w:val="9"/>
    <w:rPr>
      <w:rFonts w:eastAsia="微软雅黑" w:asciiTheme="majorHAnsi" w:hAnsiTheme="majorHAnsi" w:cstheme="majorBidi"/>
      <w:b/>
      <w:bCs/>
      <w:kern w:val="2"/>
      <w:sz w:val="28"/>
      <w:szCs w:val="32"/>
    </w:rPr>
  </w:style>
  <w:style w:type="character" w:customStyle="1" w:styleId="39">
    <w:name w:val="标题 3 字符"/>
    <w:basedOn w:val="32"/>
    <w:link w:val="4"/>
    <w:qFormat/>
    <w:uiPriority w:val="9"/>
    <w:rPr>
      <w:rFonts w:ascii="微软雅黑" w:hAnsi="微软雅黑" w:eastAsia="微软雅黑"/>
      <w:b/>
      <w:bCs/>
      <w:kern w:val="2"/>
      <w:sz w:val="21"/>
      <w:szCs w:val="32"/>
    </w:rPr>
  </w:style>
  <w:style w:type="character" w:customStyle="1" w:styleId="40">
    <w:name w:val="标题 4 字符"/>
    <w:basedOn w:val="32"/>
    <w:link w:val="5"/>
    <w:qFormat/>
    <w:uiPriority w:val="9"/>
    <w:rPr>
      <w:rFonts w:eastAsia="微软雅黑" w:asciiTheme="majorHAnsi" w:hAnsiTheme="majorHAnsi" w:cstheme="majorBidi"/>
      <w:bCs/>
      <w:kern w:val="2"/>
      <w:sz w:val="24"/>
      <w:szCs w:val="28"/>
    </w:rPr>
  </w:style>
  <w:style w:type="character" w:customStyle="1" w:styleId="41">
    <w:name w:val="标题 5 字符"/>
    <w:basedOn w:val="32"/>
    <w:link w:val="6"/>
    <w:qFormat/>
    <w:uiPriority w:val="9"/>
    <w:rPr>
      <w:b/>
      <w:bCs/>
      <w:kern w:val="2"/>
      <w:sz w:val="28"/>
      <w:szCs w:val="28"/>
    </w:rPr>
  </w:style>
  <w:style w:type="character" w:customStyle="1" w:styleId="42">
    <w:name w:val="批注文字 字符"/>
    <w:basedOn w:val="32"/>
    <w:link w:val="12"/>
    <w:qFormat/>
    <w:uiPriority w:val="99"/>
  </w:style>
  <w:style w:type="character" w:customStyle="1" w:styleId="43">
    <w:name w:val="批注主题 字符"/>
    <w:basedOn w:val="42"/>
    <w:link w:val="29"/>
    <w:semiHidden/>
    <w:qFormat/>
    <w:uiPriority w:val="99"/>
    <w:rPr>
      <w:b/>
      <w:bCs/>
    </w:rPr>
  </w:style>
  <w:style w:type="character" w:customStyle="1" w:styleId="44">
    <w:name w:val="批注框文本 字符"/>
    <w:basedOn w:val="32"/>
    <w:link w:val="18"/>
    <w:semiHidden/>
    <w:qFormat/>
    <w:uiPriority w:val="99"/>
    <w:rPr>
      <w:sz w:val="18"/>
      <w:szCs w:val="18"/>
    </w:rPr>
  </w:style>
  <w:style w:type="character" w:customStyle="1" w:styleId="45">
    <w:name w:val="页脚 字符"/>
    <w:basedOn w:val="32"/>
    <w:link w:val="19"/>
    <w:qFormat/>
    <w:uiPriority w:val="99"/>
    <w:rPr>
      <w:sz w:val="18"/>
      <w:szCs w:val="18"/>
    </w:rPr>
  </w:style>
  <w:style w:type="character" w:customStyle="1" w:styleId="46">
    <w:name w:val="页眉 字符"/>
    <w:basedOn w:val="32"/>
    <w:link w:val="20"/>
    <w:qFormat/>
    <w:uiPriority w:val="99"/>
    <w:rPr>
      <w:sz w:val="18"/>
      <w:szCs w:val="18"/>
    </w:rPr>
  </w:style>
  <w:style w:type="character" w:customStyle="1" w:styleId="47">
    <w:name w:val="标题 字符"/>
    <w:basedOn w:val="32"/>
    <w:link w:val="2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48">
    <w:name w:val="MM Title"/>
    <w:basedOn w:val="28"/>
    <w:link w:val="49"/>
    <w:qFormat/>
    <w:uiPriority w:val="0"/>
  </w:style>
  <w:style w:type="character" w:customStyle="1" w:styleId="49">
    <w:name w:val="MM Title 字符"/>
    <w:basedOn w:val="47"/>
    <w:link w:val="48"/>
    <w:qFormat/>
    <w:uiPriority w:val="0"/>
    <w:rPr>
      <w:rFonts w:asciiTheme="majorHAnsi" w:hAnsiTheme="majorHAnsi" w:eastAsiaTheme="majorEastAsia" w:cstheme="majorBidi"/>
      <w:sz w:val="32"/>
      <w:szCs w:val="32"/>
    </w:rPr>
  </w:style>
  <w:style w:type="paragraph" w:customStyle="1" w:styleId="50">
    <w:name w:val="MM Topic 1"/>
    <w:basedOn w:val="2"/>
    <w:link w:val="51"/>
    <w:qFormat/>
    <w:uiPriority w:val="0"/>
    <w:pPr>
      <w:numPr>
        <w:numId w:val="0"/>
      </w:numPr>
    </w:pPr>
  </w:style>
  <w:style w:type="character" w:customStyle="1" w:styleId="51">
    <w:name w:val="MM Topic 1 字符"/>
    <w:basedOn w:val="37"/>
    <w:link w:val="50"/>
    <w:qFormat/>
    <w:uiPriority w:val="0"/>
    <w:rPr>
      <w:rFonts w:eastAsia="华文中宋" w:asciiTheme="minorHAnsi" w:hAnsiTheme="minorHAnsi"/>
      <w:kern w:val="44"/>
      <w:sz w:val="44"/>
      <w:szCs w:val="44"/>
    </w:rPr>
  </w:style>
  <w:style w:type="paragraph" w:customStyle="1" w:styleId="52">
    <w:name w:val="MM Topic 2"/>
    <w:basedOn w:val="3"/>
    <w:link w:val="53"/>
    <w:qFormat/>
    <w:uiPriority w:val="0"/>
  </w:style>
  <w:style w:type="character" w:customStyle="1" w:styleId="53">
    <w:name w:val="MM Topic 2 字符"/>
    <w:basedOn w:val="38"/>
    <w:link w:val="52"/>
    <w:qFormat/>
    <w:uiPriority w:val="0"/>
    <w:rPr>
      <w:rFonts w:eastAsia="华文中宋" w:asciiTheme="majorHAnsi" w:hAnsiTheme="majorHAnsi" w:cstheme="majorBidi"/>
      <w:kern w:val="2"/>
      <w:sz w:val="32"/>
      <w:szCs w:val="32"/>
    </w:rPr>
  </w:style>
  <w:style w:type="paragraph" w:customStyle="1" w:styleId="54">
    <w:name w:val="MM Topic 3"/>
    <w:basedOn w:val="4"/>
    <w:link w:val="55"/>
    <w:qFormat/>
    <w:uiPriority w:val="0"/>
  </w:style>
  <w:style w:type="character" w:customStyle="1" w:styleId="55">
    <w:name w:val="MM Topic 3 字符"/>
    <w:basedOn w:val="39"/>
    <w:link w:val="54"/>
    <w:qFormat/>
    <w:uiPriority w:val="0"/>
    <w:rPr>
      <w:rFonts w:ascii="微软雅黑" w:hAnsi="微软雅黑" w:eastAsia="宋体"/>
      <w:kern w:val="2"/>
      <w:sz w:val="30"/>
      <w:szCs w:val="32"/>
    </w:rPr>
  </w:style>
  <w:style w:type="paragraph" w:customStyle="1" w:styleId="56">
    <w:name w:val="MM Map Graphic"/>
    <w:basedOn w:val="1"/>
    <w:link w:val="57"/>
    <w:qFormat/>
    <w:uiPriority w:val="0"/>
  </w:style>
  <w:style w:type="character" w:customStyle="1" w:styleId="57">
    <w:name w:val="MM Map Graphic 字符"/>
    <w:basedOn w:val="32"/>
    <w:link w:val="56"/>
    <w:qFormat/>
    <w:uiPriority w:val="0"/>
  </w:style>
  <w:style w:type="paragraph" w:customStyle="1" w:styleId="58">
    <w:name w:val="MM Empty"/>
    <w:basedOn w:val="1"/>
    <w:link w:val="59"/>
    <w:qFormat/>
    <w:uiPriority w:val="0"/>
  </w:style>
  <w:style w:type="character" w:customStyle="1" w:styleId="59">
    <w:name w:val="MM Empty 字符"/>
    <w:basedOn w:val="32"/>
    <w:link w:val="58"/>
    <w:qFormat/>
    <w:uiPriority w:val="0"/>
  </w:style>
  <w:style w:type="paragraph" w:customStyle="1" w:styleId="60">
    <w:name w:val="MM Topic 4"/>
    <w:basedOn w:val="5"/>
    <w:link w:val="61"/>
    <w:qFormat/>
    <w:uiPriority w:val="0"/>
  </w:style>
  <w:style w:type="character" w:customStyle="1" w:styleId="61">
    <w:name w:val="MM Topic 4 字符"/>
    <w:basedOn w:val="40"/>
    <w:link w:val="60"/>
    <w:qFormat/>
    <w:uiPriority w:val="0"/>
    <w:rPr>
      <w:rFonts w:asciiTheme="majorHAnsi" w:hAnsiTheme="majorHAnsi" w:eastAsiaTheme="majorEastAsia" w:cstheme="majorBidi"/>
      <w:kern w:val="2"/>
      <w:sz w:val="28"/>
      <w:szCs w:val="28"/>
    </w:rPr>
  </w:style>
  <w:style w:type="paragraph" w:customStyle="1" w:styleId="6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63">
    <w:name w:val="未处理的提及1"/>
    <w:basedOn w:val="32"/>
    <w:semiHidden/>
    <w:unhideWhenUsed/>
    <w:qFormat/>
    <w:uiPriority w:val="99"/>
    <w:rPr>
      <w:color w:val="808080"/>
      <w:shd w:val="clear" w:color="auto" w:fill="E6E6E6"/>
    </w:rPr>
  </w:style>
  <w:style w:type="paragraph" w:styleId="64">
    <w:name w:val="List Paragraph"/>
    <w:basedOn w:val="1"/>
    <w:qFormat/>
    <w:uiPriority w:val="34"/>
    <w:pPr>
      <w:ind w:firstLine="420"/>
    </w:pPr>
  </w:style>
  <w:style w:type="character" w:customStyle="1" w:styleId="65">
    <w:name w:val="副标题 字符"/>
    <w:basedOn w:val="32"/>
    <w:link w:val="23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66">
    <w:name w:val="未处理的提及2"/>
    <w:basedOn w:val="3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7">
    <w:name w:val="未处理的提及3"/>
    <w:basedOn w:val="3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8">
    <w:name w:val="日期 字符"/>
    <w:basedOn w:val="32"/>
    <w:link w:val="17"/>
    <w:semiHidden/>
    <w:qFormat/>
    <w:uiPriority w:val="99"/>
    <w:rPr>
      <w:rFonts w:eastAsia="宋体"/>
      <w:kern w:val="2"/>
      <w:sz w:val="24"/>
      <w:szCs w:val="22"/>
    </w:rPr>
  </w:style>
  <w:style w:type="paragraph" w:customStyle="1" w:styleId="6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customStyle="1" w:styleId="70">
    <w:name w:val="图片样式"/>
    <w:basedOn w:val="1"/>
    <w:qFormat/>
    <w:uiPriority w:val="0"/>
    <w:pPr>
      <w:ind w:firstLine="0" w:firstLineChars="0"/>
    </w:pPr>
  </w:style>
  <w:style w:type="character" w:customStyle="1" w:styleId="71">
    <w:name w:val="未处理的提及4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2">
    <w:name w:val="修订2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73">
    <w:name w:val="纯文本 字符"/>
    <w:basedOn w:val="32"/>
    <w:link w:val="15"/>
    <w:qFormat/>
    <w:uiPriority w:val="99"/>
    <w:rPr>
      <w:rFonts w:ascii="宋体" w:hAnsi="Courier New" w:eastAsia="宋体" w:cs="宋体"/>
      <w:sz w:val="24"/>
      <w:szCs w:val="24"/>
    </w:rPr>
  </w:style>
  <w:style w:type="character" w:customStyle="1" w:styleId="74">
    <w:name w:val="未处理的提及5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5">
    <w:name w:val="修订3"/>
    <w:hidden/>
    <w:unhideWhenUsed/>
    <w:qFormat/>
    <w:uiPriority w:val="99"/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76">
    <w:name w:val="未处理的提及6"/>
    <w:basedOn w:val="3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77">
    <w:name w:val="网格型1"/>
    <w:basedOn w:val="30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8">
    <w:name w:val="网格型2"/>
    <w:basedOn w:val="30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9">
    <w:name w:val="acbfdd8b-e11b-4d36-88ff-6049b138f862"/>
    <w:basedOn w:val="1"/>
    <w:link w:val="80"/>
    <w:qFormat/>
    <w:uiPriority w:val="0"/>
    <w:pPr>
      <w:adjustRightInd w:val="0"/>
      <w:spacing w:line="288" w:lineRule="auto"/>
      <w:ind w:firstLine="0" w:firstLineChars="0"/>
      <w:jc w:val="left"/>
    </w:pPr>
    <w:rPr>
      <w:rFonts w:ascii="微软雅黑" w:hAnsi="微软雅黑"/>
      <w:color w:val="000000"/>
      <w:sz w:val="22"/>
    </w:rPr>
  </w:style>
  <w:style w:type="character" w:customStyle="1" w:styleId="80">
    <w:name w:val="acbfdd8b-e11b-4d36-88ff-6049b138f862 字符"/>
    <w:basedOn w:val="55"/>
    <w:link w:val="79"/>
    <w:qFormat/>
    <w:uiPriority w:val="0"/>
    <w:rPr>
      <w:rFonts w:ascii="微软雅黑" w:hAnsi="微软雅黑" w:eastAsia="微软雅黑"/>
      <w:b w:val="0"/>
      <w:bCs w:val="0"/>
      <w:color w:val="000000"/>
      <w:kern w:val="2"/>
      <w:sz w:val="22"/>
      <w:szCs w:val="22"/>
    </w:rPr>
  </w:style>
  <w:style w:type="paragraph" w:customStyle="1" w:styleId="81">
    <w:name w:val="Revision"/>
    <w:hidden/>
    <w:unhideWhenUsed/>
    <w:qFormat/>
    <w:uiPriority w:val="99"/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5" Type="http://schemas.microsoft.com/office/2011/relationships/people" Target="people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B4B5-D480-410C-99B6-AD4B6783CD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LotusAE团队</Company>
  <Pages>23</Pages>
  <Words>4090</Words>
  <Characters>4490</Characters>
  <Lines>333</Lines>
  <Paragraphs>354</Paragraphs>
  <TotalTime>4</TotalTime>
  <ScaleCrop>false</ScaleCrop>
  <LinksUpToDate>false</LinksUpToDate>
  <CharactersWithSpaces>4771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2018-05-17T15:54:00Z</dcterms:created>
  <dc:creator>LinYibin</dc:creator>
  <cp:lastModifiedBy>WPS_1606185164</cp:lastModifiedBy>
  <cp:lastPrinted>2018-05-21T09:13:00Z</cp:lastPrinted>
  <dcterms:modified xsi:type="dcterms:W3CDTF">2026-03-22T06:31:31Z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2F7932BA478748F6858D17B3B3967FA6</vt:lpwstr>
  </property>
  <property fmtid="{D5CDD505-2E9C-101B-9397-08002B2CF9AE}" pid="4" name="KSOTemplateDocerSaveRecord">
    <vt:lpwstr>eyJoZGlkIjoiNTFmNjhhNTJjNTRhZWY0ZGM5ZDEwYjE3ZmY5ZmUzYmIiLCJ1c2VySWQiOiIxMTQ2MzEyNjE0In0=</vt:lpwstr>
  </property>
</Properties>
</file>